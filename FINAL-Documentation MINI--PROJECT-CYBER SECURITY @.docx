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571B" w14:textId="20A1056C" w:rsidR="00C402BB" w:rsidRPr="00691C42" w:rsidRDefault="00C402BB" w:rsidP="00C402BB">
      <w:pPr>
        <w:jc w:val="center"/>
        <w:rPr>
          <w:rFonts w:ascii="Times New Roman" w:hAnsi="Times New Roman" w:cs="Times New Roman"/>
          <w:b/>
          <w:bCs/>
          <w:sz w:val="28"/>
          <w:szCs w:val="28"/>
        </w:rPr>
      </w:pPr>
      <w:r>
        <w:rPr>
          <w:rFonts w:ascii="Times New Roman" w:hAnsi="Times New Roman" w:cs="Times New Roman"/>
          <w:b/>
          <w:bCs/>
          <w:sz w:val="28"/>
          <w:szCs w:val="28"/>
        </w:rPr>
        <w:t>“</w:t>
      </w:r>
      <w:r w:rsidR="003B2015">
        <w:rPr>
          <w:rFonts w:ascii="Times New Roman" w:hAnsi="Times New Roman" w:cs="Times New Roman"/>
          <w:b/>
          <w:bCs/>
          <w:sz w:val="28"/>
          <w:szCs w:val="28"/>
        </w:rPr>
        <w:t>FAKE CURRENCY DETECTION USING MACHINE LEARNING</w:t>
      </w:r>
      <w:r>
        <w:rPr>
          <w:rFonts w:ascii="Times New Roman" w:hAnsi="Times New Roman" w:cs="Times New Roman"/>
          <w:b/>
          <w:bCs/>
          <w:sz w:val="28"/>
          <w:szCs w:val="28"/>
        </w:rPr>
        <w:t>”</w:t>
      </w:r>
    </w:p>
    <w:p w14:paraId="56C766F2" w14:textId="77777777" w:rsidR="00C402BB" w:rsidRPr="00414FBE" w:rsidRDefault="00C402BB" w:rsidP="00C402BB">
      <w:pPr>
        <w:jc w:val="center"/>
        <w:rPr>
          <w:rFonts w:ascii="Times New Roman" w:hAnsi="Times New Roman" w:cs="Times New Roman"/>
          <w:b/>
          <w:bCs/>
        </w:rPr>
      </w:pPr>
      <w:r w:rsidRPr="00414FBE">
        <w:rPr>
          <w:rFonts w:ascii="Times New Roman" w:hAnsi="Times New Roman" w:cs="Times New Roman"/>
          <w:b/>
          <w:bCs/>
        </w:rPr>
        <w:t>A Mini Project report Submitted in partial fulfilment</w:t>
      </w:r>
    </w:p>
    <w:p w14:paraId="3AC53E56" w14:textId="77777777" w:rsidR="00C402BB" w:rsidRPr="00414FBE" w:rsidRDefault="00C402BB" w:rsidP="00C402BB">
      <w:pPr>
        <w:jc w:val="center"/>
        <w:rPr>
          <w:rFonts w:ascii="Times New Roman" w:hAnsi="Times New Roman" w:cs="Times New Roman"/>
          <w:b/>
          <w:bCs/>
          <w:color w:val="C00000"/>
          <w:sz w:val="32"/>
          <w:szCs w:val="32"/>
          <w:lang w:val="en-US"/>
        </w:rPr>
      </w:pPr>
      <w:r w:rsidRPr="00414FBE">
        <w:rPr>
          <w:rFonts w:ascii="Times New Roman" w:hAnsi="Times New Roman" w:cs="Times New Roman"/>
          <w:b/>
          <w:bCs/>
        </w:rPr>
        <w:t xml:space="preserve"> of the requirement for the award of degree of</w:t>
      </w:r>
    </w:p>
    <w:p w14:paraId="3BF53CB6" w14:textId="77777777" w:rsidR="00C402BB" w:rsidRPr="00554F16" w:rsidRDefault="00C402BB" w:rsidP="00C402BB">
      <w:pPr>
        <w:jc w:val="center"/>
        <w:rPr>
          <w:rFonts w:ascii="Times New Roman" w:hAnsi="Times New Roman" w:cs="Times New Roman"/>
          <w:b/>
          <w:bCs/>
        </w:rPr>
      </w:pPr>
      <w:r w:rsidRPr="00554F16">
        <w:rPr>
          <w:rFonts w:ascii="Times New Roman" w:hAnsi="Times New Roman" w:cs="Times New Roman"/>
          <w:b/>
          <w:bCs/>
        </w:rPr>
        <w:t>BACHELOR OF TECHNOLOGY</w:t>
      </w:r>
    </w:p>
    <w:p w14:paraId="4A26F94B" w14:textId="77777777" w:rsidR="00C402BB" w:rsidRPr="00554F16" w:rsidRDefault="00C402BB" w:rsidP="00C402BB">
      <w:pPr>
        <w:jc w:val="center"/>
        <w:rPr>
          <w:rFonts w:ascii="Times New Roman" w:hAnsi="Times New Roman" w:cs="Times New Roman"/>
          <w:b/>
          <w:bCs/>
        </w:rPr>
      </w:pPr>
      <w:r w:rsidRPr="00554F16">
        <w:rPr>
          <w:rFonts w:ascii="Times New Roman" w:hAnsi="Times New Roman" w:cs="Times New Roman"/>
          <w:b/>
          <w:bCs/>
        </w:rPr>
        <w:t>in</w:t>
      </w:r>
    </w:p>
    <w:p w14:paraId="4C5851C6" w14:textId="3C515173" w:rsidR="00C402BB" w:rsidRPr="00554F16" w:rsidRDefault="00C402BB" w:rsidP="00C402BB">
      <w:pPr>
        <w:jc w:val="center"/>
        <w:rPr>
          <w:rFonts w:ascii="Times New Roman" w:hAnsi="Times New Roman" w:cs="Times New Roman"/>
          <w:b/>
          <w:bCs/>
        </w:rPr>
      </w:pPr>
      <w:r>
        <w:rPr>
          <w:rFonts w:ascii="Times New Roman" w:hAnsi="Times New Roman" w:cs="Times New Roman"/>
          <w:b/>
          <w:bCs/>
        </w:rPr>
        <w:t>C</w:t>
      </w:r>
      <w:r w:rsidR="00D41BB3">
        <w:rPr>
          <w:rFonts w:ascii="Times New Roman" w:hAnsi="Times New Roman" w:cs="Times New Roman"/>
          <w:b/>
          <w:bCs/>
        </w:rPr>
        <w:t>SE</w:t>
      </w:r>
      <w:proofErr w:type="gramStart"/>
      <w:r w:rsidR="00D41BB3">
        <w:rPr>
          <w:rFonts w:ascii="Times New Roman" w:hAnsi="Times New Roman" w:cs="Times New Roman"/>
          <w:b/>
          <w:bCs/>
        </w:rPr>
        <w:t>-</w:t>
      </w:r>
      <w:r w:rsidRPr="00554F16">
        <w:rPr>
          <w:rFonts w:ascii="Times New Roman" w:hAnsi="Times New Roman" w:cs="Times New Roman"/>
          <w:b/>
          <w:bCs/>
        </w:rPr>
        <w:t>(</w:t>
      </w:r>
      <w:proofErr w:type="gramEnd"/>
      <w:r w:rsidR="00A76463">
        <w:rPr>
          <w:rFonts w:ascii="Times New Roman" w:hAnsi="Times New Roman" w:cs="Times New Roman"/>
          <w:b/>
          <w:bCs/>
        </w:rPr>
        <w:t>Cyber Security</w:t>
      </w:r>
      <w:r w:rsidRPr="00554F16">
        <w:rPr>
          <w:rFonts w:ascii="Times New Roman" w:hAnsi="Times New Roman" w:cs="Times New Roman"/>
          <w:b/>
          <w:bCs/>
        </w:rPr>
        <w:t>)</w:t>
      </w:r>
    </w:p>
    <w:p w14:paraId="7346037A" w14:textId="77777777" w:rsidR="00C402BB" w:rsidRPr="00554F16" w:rsidRDefault="00C402BB" w:rsidP="00C402BB">
      <w:pPr>
        <w:jc w:val="center"/>
        <w:rPr>
          <w:rFonts w:ascii="Times New Roman" w:hAnsi="Times New Roman" w:cs="Times New Roman"/>
          <w:b/>
          <w:bCs/>
        </w:rPr>
      </w:pPr>
      <w:r w:rsidRPr="00554F16">
        <w:rPr>
          <w:rFonts w:ascii="Times New Roman" w:hAnsi="Times New Roman" w:cs="Times New Roman"/>
          <w:b/>
          <w:bCs/>
        </w:rPr>
        <w:t>Submitted By:</w:t>
      </w:r>
    </w:p>
    <w:p w14:paraId="60004466" w14:textId="0CF6CC17" w:rsidR="00C402BB" w:rsidRPr="00554F16" w:rsidRDefault="003B2015" w:rsidP="00C402BB">
      <w:pPr>
        <w:jc w:val="center"/>
        <w:rPr>
          <w:rFonts w:ascii="Times New Roman" w:hAnsi="Times New Roman" w:cs="Times New Roman"/>
          <w:b/>
          <w:bCs/>
        </w:rPr>
      </w:pPr>
      <w:r>
        <w:rPr>
          <w:rFonts w:ascii="Times New Roman" w:hAnsi="Times New Roman" w:cs="Times New Roman"/>
          <w:b/>
          <w:bCs/>
        </w:rPr>
        <w:t>M. KARTHIK</w:t>
      </w:r>
      <w:r w:rsidR="00C402BB" w:rsidRPr="00554F16">
        <w:rPr>
          <w:rFonts w:ascii="Times New Roman" w:hAnsi="Times New Roman" w:cs="Times New Roman"/>
          <w:b/>
          <w:bCs/>
        </w:rPr>
        <w:t xml:space="preserve">                     </w:t>
      </w:r>
      <w:r w:rsidR="00C402BB">
        <w:rPr>
          <w:rFonts w:ascii="Times New Roman" w:hAnsi="Times New Roman" w:cs="Times New Roman"/>
          <w:b/>
          <w:bCs/>
        </w:rPr>
        <w:t xml:space="preserve">     </w:t>
      </w:r>
      <w:proofErr w:type="gramStart"/>
      <w:r w:rsidR="00C402BB">
        <w:rPr>
          <w:rFonts w:ascii="Times New Roman" w:hAnsi="Times New Roman" w:cs="Times New Roman"/>
          <w:b/>
          <w:bCs/>
        </w:rPr>
        <w:t xml:space="preserve">   </w:t>
      </w:r>
      <w:r w:rsidR="00C402BB" w:rsidRPr="00554F16">
        <w:rPr>
          <w:rFonts w:ascii="Times New Roman" w:hAnsi="Times New Roman" w:cs="Times New Roman"/>
          <w:b/>
          <w:bCs/>
        </w:rPr>
        <w:t>(</w:t>
      </w:r>
      <w:proofErr w:type="gramEnd"/>
      <w:r w:rsidR="00C402BB" w:rsidRPr="00554F16">
        <w:rPr>
          <w:rFonts w:ascii="Times New Roman" w:hAnsi="Times New Roman" w:cs="Times New Roman"/>
          <w:b/>
          <w:bCs/>
        </w:rPr>
        <w:t>2</w:t>
      </w:r>
      <w:r>
        <w:rPr>
          <w:rFonts w:ascii="Times New Roman" w:hAnsi="Times New Roman" w:cs="Times New Roman"/>
          <w:b/>
          <w:bCs/>
        </w:rPr>
        <w:t>3U51A6220</w:t>
      </w:r>
      <w:r w:rsidR="00C402BB" w:rsidRPr="00554F16">
        <w:rPr>
          <w:rFonts w:ascii="Times New Roman" w:hAnsi="Times New Roman" w:cs="Times New Roman"/>
          <w:b/>
          <w:bCs/>
        </w:rPr>
        <w:t>)</w:t>
      </w:r>
    </w:p>
    <w:p w14:paraId="054CD83F" w14:textId="3CF7701A" w:rsidR="00C402BB" w:rsidRPr="00554F16" w:rsidRDefault="003B2015" w:rsidP="00C402BB">
      <w:pPr>
        <w:jc w:val="center"/>
        <w:rPr>
          <w:rFonts w:ascii="Times New Roman" w:hAnsi="Times New Roman" w:cs="Times New Roman"/>
          <w:b/>
          <w:bCs/>
        </w:rPr>
      </w:pPr>
      <w:proofErr w:type="gramStart"/>
      <w:r>
        <w:rPr>
          <w:rFonts w:ascii="Times New Roman" w:hAnsi="Times New Roman" w:cs="Times New Roman"/>
          <w:b/>
          <w:bCs/>
        </w:rPr>
        <w:t>R.BHARATH</w:t>
      </w:r>
      <w:proofErr w:type="gramEnd"/>
      <w:r w:rsidR="00C402BB" w:rsidRPr="00554F16">
        <w:rPr>
          <w:rFonts w:ascii="Times New Roman" w:hAnsi="Times New Roman" w:cs="Times New Roman"/>
          <w:b/>
          <w:bCs/>
        </w:rPr>
        <w:t xml:space="preserve">               </w:t>
      </w:r>
      <w:r w:rsidR="00C402BB">
        <w:rPr>
          <w:rFonts w:ascii="Times New Roman" w:hAnsi="Times New Roman" w:cs="Times New Roman"/>
          <w:b/>
          <w:bCs/>
        </w:rPr>
        <w:t xml:space="preserve">            </w:t>
      </w:r>
      <w:proofErr w:type="gramStart"/>
      <w:r w:rsidR="00C402BB">
        <w:rPr>
          <w:rFonts w:ascii="Times New Roman" w:hAnsi="Times New Roman" w:cs="Times New Roman"/>
          <w:b/>
          <w:bCs/>
        </w:rPr>
        <w:t xml:space="preserve">   </w:t>
      </w:r>
      <w:r w:rsidR="00C402BB" w:rsidRPr="00554F16">
        <w:rPr>
          <w:rFonts w:ascii="Times New Roman" w:hAnsi="Times New Roman" w:cs="Times New Roman"/>
          <w:b/>
          <w:bCs/>
        </w:rPr>
        <w:t>(</w:t>
      </w:r>
      <w:proofErr w:type="gramEnd"/>
      <w:r w:rsidRPr="00554F16">
        <w:rPr>
          <w:rFonts w:ascii="Times New Roman" w:hAnsi="Times New Roman" w:cs="Times New Roman"/>
          <w:b/>
          <w:bCs/>
        </w:rPr>
        <w:t>2</w:t>
      </w:r>
      <w:r>
        <w:rPr>
          <w:rFonts w:ascii="Times New Roman" w:hAnsi="Times New Roman" w:cs="Times New Roman"/>
          <w:b/>
          <w:bCs/>
        </w:rPr>
        <w:t>3U51A6235</w:t>
      </w:r>
      <w:r w:rsidR="00C402BB" w:rsidRPr="00554F16">
        <w:rPr>
          <w:rFonts w:ascii="Times New Roman" w:hAnsi="Times New Roman" w:cs="Times New Roman"/>
          <w:b/>
          <w:bCs/>
        </w:rPr>
        <w:t>)</w:t>
      </w:r>
    </w:p>
    <w:p w14:paraId="70109E88" w14:textId="3EA2DD9C" w:rsidR="00C402BB" w:rsidRPr="00554F16" w:rsidRDefault="003B2015" w:rsidP="00C402BB">
      <w:pPr>
        <w:jc w:val="center"/>
        <w:rPr>
          <w:rFonts w:ascii="Times New Roman" w:hAnsi="Times New Roman" w:cs="Times New Roman"/>
          <w:b/>
          <w:bCs/>
        </w:rPr>
      </w:pPr>
      <w:proofErr w:type="gramStart"/>
      <w:r>
        <w:rPr>
          <w:rFonts w:ascii="Times New Roman" w:hAnsi="Times New Roman" w:cs="Times New Roman"/>
          <w:b/>
          <w:bCs/>
        </w:rPr>
        <w:t>P.ANIL</w:t>
      </w:r>
      <w:proofErr w:type="gramEnd"/>
      <w:r>
        <w:rPr>
          <w:rFonts w:ascii="Times New Roman" w:hAnsi="Times New Roman" w:cs="Times New Roman"/>
          <w:b/>
          <w:bCs/>
        </w:rPr>
        <w:t xml:space="preserve"> KUMAR</w:t>
      </w:r>
      <w:r w:rsidR="00C402BB" w:rsidRPr="00554F16">
        <w:rPr>
          <w:rFonts w:ascii="Times New Roman" w:hAnsi="Times New Roman" w:cs="Times New Roman"/>
          <w:b/>
          <w:bCs/>
        </w:rPr>
        <w:t xml:space="preserve">           </w:t>
      </w:r>
      <w:r w:rsidR="00C402BB">
        <w:rPr>
          <w:rFonts w:ascii="Times New Roman" w:hAnsi="Times New Roman" w:cs="Times New Roman"/>
          <w:b/>
          <w:bCs/>
        </w:rPr>
        <w:t xml:space="preserve">           </w:t>
      </w:r>
      <w:proofErr w:type="gramStart"/>
      <w:r w:rsidR="00C402BB" w:rsidRPr="00554F16">
        <w:rPr>
          <w:rFonts w:ascii="Times New Roman" w:hAnsi="Times New Roman" w:cs="Times New Roman"/>
          <w:b/>
          <w:bCs/>
        </w:rPr>
        <w:t xml:space="preserve"> </w:t>
      </w:r>
      <w:r w:rsidR="00C402BB">
        <w:rPr>
          <w:rFonts w:ascii="Times New Roman" w:hAnsi="Times New Roman" w:cs="Times New Roman"/>
          <w:b/>
          <w:bCs/>
        </w:rPr>
        <w:t xml:space="preserve"> </w:t>
      </w:r>
      <w:r>
        <w:rPr>
          <w:rFonts w:ascii="Times New Roman" w:hAnsi="Times New Roman" w:cs="Times New Roman"/>
          <w:b/>
          <w:bCs/>
        </w:rPr>
        <w:t xml:space="preserve"> </w:t>
      </w:r>
      <w:r w:rsidR="00C402BB" w:rsidRPr="00554F16">
        <w:rPr>
          <w:rFonts w:ascii="Times New Roman" w:hAnsi="Times New Roman" w:cs="Times New Roman"/>
          <w:b/>
          <w:bCs/>
        </w:rPr>
        <w:t>(</w:t>
      </w:r>
      <w:proofErr w:type="gramEnd"/>
      <w:r w:rsidRPr="00554F16">
        <w:rPr>
          <w:rFonts w:ascii="Times New Roman" w:hAnsi="Times New Roman" w:cs="Times New Roman"/>
          <w:b/>
          <w:bCs/>
        </w:rPr>
        <w:t>2</w:t>
      </w:r>
      <w:r>
        <w:rPr>
          <w:rFonts w:ascii="Times New Roman" w:hAnsi="Times New Roman" w:cs="Times New Roman"/>
          <w:b/>
          <w:bCs/>
        </w:rPr>
        <w:t>3U51A6233</w:t>
      </w:r>
      <w:r w:rsidR="00C402BB" w:rsidRPr="00554F16">
        <w:rPr>
          <w:rFonts w:ascii="Times New Roman" w:hAnsi="Times New Roman" w:cs="Times New Roman"/>
          <w:b/>
          <w:bCs/>
        </w:rPr>
        <w:t>)</w:t>
      </w:r>
    </w:p>
    <w:p w14:paraId="0EACF9CD" w14:textId="77777777" w:rsidR="00C402BB" w:rsidRPr="00554F16" w:rsidRDefault="00C402BB" w:rsidP="00C402BB">
      <w:pPr>
        <w:jc w:val="center"/>
        <w:rPr>
          <w:rFonts w:ascii="Times New Roman" w:hAnsi="Times New Roman" w:cs="Times New Roman"/>
          <w:b/>
          <w:bCs/>
        </w:rPr>
      </w:pPr>
    </w:p>
    <w:p w14:paraId="1CF7E72B" w14:textId="77777777" w:rsidR="00C402BB" w:rsidRPr="00554F16" w:rsidRDefault="00C402BB" w:rsidP="00C402BB">
      <w:pPr>
        <w:jc w:val="center"/>
        <w:rPr>
          <w:rFonts w:ascii="Times New Roman" w:hAnsi="Times New Roman" w:cs="Times New Roman"/>
          <w:b/>
          <w:bCs/>
        </w:rPr>
      </w:pPr>
      <w:r w:rsidRPr="00554F16">
        <w:rPr>
          <w:rFonts w:ascii="Times New Roman" w:hAnsi="Times New Roman" w:cs="Times New Roman"/>
          <w:b/>
          <w:bCs/>
        </w:rPr>
        <w:t>Under the Guidance of</w:t>
      </w:r>
    </w:p>
    <w:p w14:paraId="6D6C3136" w14:textId="41D5FFF6" w:rsidR="00C402BB" w:rsidRPr="00554F16" w:rsidRDefault="003B2015" w:rsidP="008C1C9E">
      <w:pPr>
        <w:ind w:left="2880" w:firstLine="720"/>
        <w:rPr>
          <w:rFonts w:ascii="Times New Roman" w:hAnsi="Times New Roman" w:cs="Times New Roman"/>
        </w:rPr>
      </w:pPr>
      <w:r>
        <w:rPr>
          <w:rFonts w:ascii="Times New Roman" w:hAnsi="Times New Roman" w:cs="Times New Roman"/>
          <w:b/>
          <w:bCs/>
        </w:rPr>
        <w:t>K. PRAVEEN</w:t>
      </w:r>
      <w:r w:rsidR="00C402BB" w:rsidRPr="00554F16">
        <w:rPr>
          <w:rFonts w:ascii="Times New Roman" w:hAnsi="Times New Roman" w:cs="Times New Roman"/>
        </w:rPr>
        <w:t xml:space="preserve">                   </w:t>
      </w:r>
    </w:p>
    <w:p w14:paraId="6AA8E797" w14:textId="7579471B" w:rsidR="00C402BB" w:rsidRPr="00DE1B2F" w:rsidRDefault="00C402BB" w:rsidP="00C402BB">
      <w:pPr>
        <w:jc w:val="center"/>
        <w:rPr>
          <w:rFonts w:ascii="Times New Roman" w:hAnsi="Times New Roman" w:cs="Times New Roman"/>
          <w:b/>
          <w:bCs/>
        </w:rPr>
      </w:pPr>
      <w:proofErr w:type="gramStart"/>
      <w:r w:rsidRPr="00554F16">
        <w:rPr>
          <w:rFonts w:ascii="Times New Roman" w:hAnsi="Times New Roman" w:cs="Times New Roman"/>
        </w:rPr>
        <w:t>(</w:t>
      </w:r>
      <w:r w:rsidR="003B2015">
        <w:rPr>
          <w:rFonts w:ascii="Times New Roman" w:hAnsi="Times New Roman" w:cs="Times New Roman"/>
        </w:rPr>
        <w:t xml:space="preserve"> Associate</w:t>
      </w:r>
      <w:proofErr w:type="gramEnd"/>
      <w:r w:rsidR="003B2015">
        <w:rPr>
          <w:rFonts w:ascii="Times New Roman" w:hAnsi="Times New Roman" w:cs="Times New Roman"/>
        </w:rPr>
        <w:t xml:space="preserve"> Professor, </w:t>
      </w:r>
      <w:r w:rsidRPr="00554F16">
        <w:rPr>
          <w:rFonts w:ascii="Times New Roman" w:hAnsi="Times New Roman" w:cs="Times New Roman"/>
        </w:rPr>
        <w:t>Department</w:t>
      </w:r>
      <w:r w:rsidRPr="00DE1B2F">
        <w:rPr>
          <w:rFonts w:ascii="Times New Roman" w:hAnsi="Times New Roman" w:cs="Times New Roman"/>
        </w:rPr>
        <w:t xml:space="preserve"> </w:t>
      </w:r>
      <w:r w:rsidR="003B2015">
        <w:rPr>
          <w:rFonts w:ascii="Times New Roman" w:hAnsi="Times New Roman" w:cs="Times New Roman"/>
        </w:rPr>
        <w:t>of CSE – Cyber Security</w:t>
      </w:r>
      <w:r w:rsidRPr="00554F16">
        <w:rPr>
          <w:rFonts w:ascii="Times New Roman" w:hAnsi="Times New Roman" w:cs="Times New Roman"/>
        </w:rPr>
        <w:t>)</w:t>
      </w:r>
    </w:p>
    <w:p w14:paraId="6CC9792C" w14:textId="3BA3C745" w:rsidR="00C402BB" w:rsidRDefault="00C402BB" w:rsidP="00C402BB">
      <w:pPr>
        <w:jc w:val="center"/>
        <w:rPr>
          <w:rFonts w:ascii="Times New Roman" w:hAnsi="Times New Roman" w:cs="Times New Roman"/>
        </w:rPr>
      </w:pPr>
    </w:p>
    <w:p w14:paraId="1820BEF1" w14:textId="77777777" w:rsidR="00226B2D" w:rsidRPr="00554F16" w:rsidRDefault="00226B2D" w:rsidP="00C402BB">
      <w:pPr>
        <w:jc w:val="center"/>
        <w:rPr>
          <w:rFonts w:ascii="Times New Roman" w:hAnsi="Times New Roman" w:cs="Times New Roman"/>
        </w:rPr>
      </w:pPr>
    </w:p>
    <w:p w14:paraId="2B71A06C" w14:textId="221CE0C0" w:rsidR="00D06F37" w:rsidRDefault="00804326" w:rsidP="00C402BB">
      <w:pPr>
        <w:jc w:val="center"/>
        <w:rPr>
          <w:rFonts w:ascii="Times New Roman" w:hAnsi="Times New Roman" w:cs="Times New Roman"/>
          <w:b/>
          <w:bCs/>
        </w:rPr>
      </w:pPr>
      <w:r>
        <w:rPr>
          <w:b/>
          <w:noProof/>
        </w:rPr>
        <w:drawing>
          <wp:inline distT="0" distB="0" distL="0" distR="0" wp14:anchorId="48E6E896" wp14:editId="5D759D3B">
            <wp:extent cx="4505325" cy="690712"/>
            <wp:effectExtent l="19050" t="0" r="9525" b="0"/>
            <wp:docPr id="1" name="Picture 0" descr="drk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k logo.png"/>
                    <pic:cNvPicPr/>
                  </pic:nvPicPr>
                  <pic:blipFill>
                    <a:blip r:embed="rId8"/>
                    <a:stretch>
                      <a:fillRect/>
                    </a:stretch>
                  </pic:blipFill>
                  <pic:spPr>
                    <a:xfrm>
                      <a:off x="0" y="0"/>
                      <a:ext cx="4505325" cy="690712"/>
                    </a:xfrm>
                    <a:prstGeom prst="rect">
                      <a:avLst/>
                    </a:prstGeom>
                  </pic:spPr>
                </pic:pic>
              </a:graphicData>
            </a:graphic>
          </wp:inline>
        </w:drawing>
      </w:r>
    </w:p>
    <w:p w14:paraId="7973DCA2" w14:textId="77777777" w:rsidR="00226B2D" w:rsidRDefault="00226B2D" w:rsidP="00A76463">
      <w:pPr>
        <w:jc w:val="center"/>
        <w:rPr>
          <w:rFonts w:ascii="Times New Roman" w:hAnsi="Times New Roman" w:cs="Times New Roman"/>
          <w:b/>
          <w:bCs/>
        </w:rPr>
      </w:pPr>
    </w:p>
    <w:p w14:paraId="40CA0E14" w14:textId="66878E88" w:rsidR="00A76463" w:rsidRPr="00554F16" w:rsidRDefault="00A76463" w:rsidP="00A76463">
      <w:pPr>
        <w:jc w:val="center"/>
        <w:rPr>
          <w:rFonts w:ascii="Times New Roman" w:hAnsi="Times New Roman" w:cs="Times New Roman"/>
          <w:b/>
          <w:bCs/>
        </w:rPr>
      </w:pPr>
      <w:r>
        <w:rPr>
          <w:rFonts w:ascii="Times New Roman" w:hAnsi="Times New Roman" w:cs="Times New Roman"/>
          <w:b/>
          <w:bCs/>
        </w:rPr>
        <w:t>CSE</w:t>
      </w:r>
      <w:proofErr w:type="gramStart"/>
      <w:r>
        <w:rPr>
          <w:rFonts w:ascii="Times New Roman" w:hAnsi="Times New Roman" w:cs="Times New Roman"/>
          <w:b/>
          <w:bCs/>
        </w:rPr>
        <w:t>-</w:t>
      </w:r>
      <w:r w:rsidRPr="00554F16">
        <w:rPr>
          <w:rFonts w:ascii="Times New Roman" w:hAnsi="Times New Roman" w:cs="Times New Roman"/>
          <w:b/>
          <w:bCs/>
        </w:rPr>
        <w:t>(</w:t>
      </w:r>
      <w:proofErr w:type="gramEnd"/>
      <w:r>
        <w:rPr>
          <w:rFonts w:ascii="Times New Roman" w:hAnsi="Times New Roman" w:cs="Times New Roman"/>
          <w:b/>
          <w:bCs/>
        </w:rPr>
        <w:t>Cyber Security</w:t>
      </w:r>
      <w:r w:rsidRPr="00554F16">
        <w:rPr>
          <w:rFonts w:ascii="Times New Roman" w:hAnsi="Times New Roman" w:cs="Times New Roman"/>
          <w:b/>
          <w:bCs/>
        </w:rPr>
        <w:t>)</w:t>
      </w:r>
    </w:p>
    <w:p w14:paraId="50CC7C89" w14:textId="44530AC5" w:rsidR="00C402BB" w:rsidRPr="00D41BB3" w:rsidRDefault="003B2015" w:rsidP="00C402BB">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roofErr w:type="spellStart"/>
      <w:r w:rsidR="00C402BB" w:rsidRPr="00D41BB3">
        <w:rPr>
          <w:rFonts w:ascii="Times New Roman" w:hAnsi="Times New Roman" w:cs="Times New Roman"/>
          <w:b/>
          <w:bCs/>
          <w:sz w:val="32"/>
          <w:szCs w:val="32"/>
        </w:rPr>
        <w:t>Drk</w:t>
      </w:r>
      <w:proofErr w:type="spellEnd"/>
      <w:r w:rsidR="00C402BB" w:rsidRPr="00D41BB3">
        <w:rPr>
          <w:rFonts w:ascii="Times New Roman" w:hAnsi="Times New Roman" w:cs="Times New Roman"/>
          <w:b/>
          <w:bCs/>
          <w:sz w:val="32"/>
          <w:szCs w:val="32"/>
        </w:rPr>
        <w:t xml:space="preserve"> </w:t>
      </w:r>
      <w:r>
        <w:rPr>
          <w:rFonts w:ascii="Times New Roman" w:hAnsi="Times New Roman" w:cs="Times New Roman"/>
          <w:b/>
          <w:bCs/>
          <w:sz w:val="32"/>
          <w:szCs w:val="32"/>
        </w:rPr>
        <w:t xml:space="preserve">College </w:t>
      </w:r>
      <w:proofErr w:type="gramStart"/>
      <w:r>
        <w:rPr>
          <w:rFonts w:ascii="Times New Roman" w:hAnsi="Times New Roman" w:cs="Times New Roman"/>
          <w:b/>
          <w:bCs/>
          <w:sz w:val="32"/>
          <w:szCs w:val="32"/>
        </w:rPr>
        <w:t>of  Engineering</w:t>
      </w:r>
      <w:proofErr w:type="gramEnd"/>
      <w:r>
        <w:rPr>
          <w:rFonts w:ascii="Times New Roman" w:hAnsi="Times New Roman" w:cs="Times New Roman"/>
          <w:b/>
          <w:bCs/>
          <w:sz w:val="32"/>
          <w:szCs w:val="32"/>
        </w:rPr>
        <w:t xml:space="preserve"> </w:t>
      </w:r>
      <w:r w:rsidR="00C402BB" w:rsidRPr="00D41BB3">
        <w:rPr>
          <w:rFonts w:ascii="Times New Roman" w:hAnsi="Times New Roman" w:cs="Times New Roman"/>
          <w:b/>
          <w:bCs/>
          <w:sz w:val="32"/>
          <w:szCs w:val="32"/>
        </w:rPr>
        <w:t>and Technology</w:t>
      </w:r>
    </w:p>
    <w:p w14:paraId="4FD282BD" w14:textId="77777777" w:rsidR="00C402BB" w:rsidRPr="00554F16" w:rsidRDefault="00C402BB" w:rsidP="00C402BB">
      <w:pPr>
        <w:jc w:val="center"/>
        <w:rPr>
          <w:rFonts w:ascii="Times New Roman" w:hAnsi="Times New Roman" w:cs="Times New Roman"/>
          <w:b/>
          <w:bCs/>
        </w:rPr>
      </w:pPr>
      <w:r w:rsidRPr="00554F16">
        <w:rPr>
          <w:rFonts w:ascii="Times New Roman" w:hAnsi="Times New Roman" w:cs="Times New Roman"/>
          <w:b/>
          <w:bCs/>
        </w:rPr>
        <w:t>(Affiliated to JNTU University, Hyderabad)</w:t>
      </w:r>
    </w:p>
    <w:p w14:paraId="59EE66DF" w14:textId="77777777" w:rsidR="00C402BB" w:rsidRPr="00554F16" w:rsidRDefault="00C402BB" w:rsidP="00C402BB">
      <w:pPr>
        <w:jc w:val="center"/>
        <w:rPr>
          <w:rFonts w:ascii="Times New Roman" w:hAnsi="Times New Roman" w:cs="Times New Roman"/>
          <w:b/>
          <w:bCs/>
        </w:rPr>
      </w:pPr>
      <w:proofErr w:type="spellStart"/>
      <w:r w:rsidRPr="00554F16">
        <w:rPr>
          <w:rFonts w:ascii="Times New Roman" w:hAnsi="Times New Roman" w:cs="Times New Roman"/>
          <w:b/>
          <w:bCs/>
        </w:rPr>
        <w:t>Bowrampet</w:t>
      </w:r>
      <w:proofErr w:type="spellEnd"/>
      <w:r w:rsidRPr="00554F16">
        <w:rPr>
          <w:rFonts w:ascii="Times New Roman" w:hAnsi="Times New Roman" w:cs="Times New Roman"/>
          <w:b/>
          <w:bCs/>
        </w:rPr>
        <w:t>, Hyderabad-500043</w:t>
      </w:r>
    </w:p>
    <w:p w14:paraId="148F98D5" w14:textId="5247598A" w:rsidR="00C402BB" w:rsidRPr="00554F16" w:rsidRDefault="003B2015" w:rsidP="00C402BB">
      <w:pPr>
        <w:jc w:val="center"/>
        <w:rPr>
          <w:rFonts w:ascii="Times New Roman" w:hAnsi="Times New Roman" w:cs="Times New Roman"/>
          <w:b/>
          <w:bCs/>
        </w:rPr>
      </w:pPr>
      <w:r>
        <w:rPr>
          <w:rFonts w:ascii="Times New Roman" w:hAnsi="Times New Roman" w:cs="Times New Roman"/>
          <w:b/>
          <w:bCs/>
        </w:rPr>
        <w:t>2025 - 2026</w:t>
      </w:r>
    </w:p>
    <w:p w14:paraId="63E6CD1D" w14:textId="77777777" w:rsidR="00C402BB" w:rsidRPr="00554F16" w:rsidRDefault="00C402BB" w:rsidP="00C402BB">
      <w:pPr>
        <w:jc w:val="center"/>
        <w:rPr>
          <w:rFonts w:ascii="Times New Roman" w:hAnsi="Times New Roman" w:cs="Times New Roman"/>
          <w:b/>
          <w:bCs/>
        </w:rPr>
      </w:pPr>
    </w:p>
    <w:p w14:paraId="2857B20B" w14:textId="77777777" w:rsidR="00C402BB" w:rsidRDefault="00C402BB" w:rsidP="00C402BB">
      <w:pPr>
        <w:jc w:val="center"/>
        <w:rPr>
          <w:rFonts w:ascii="Times New Roman" w:hAnsi="Times New Roman" w:cs="Times New Roman"/>
          <w:b/>
          <w:bCs/>
        </w:rPr>
      </w:pPr>
    </w:p>
    <w:p w14:paraId="3200335E" w14:textId="77777777" w:rsidR="00D41BB3" w:rsidRDefault="00D41BB3" w:rsidP="00C402BB">
      <w:pPr>
        <w:jc w:val="center"/>
        <w:rPr>
          <w:rFonts w:ascii="Times New Roman" w:hAnsi="Times New Roman" w:cs="Times New Roman"/>
          <w:b/>
          <w:bCs/>
        </w:rPr>
      </w:pPr>
    </w:p>
    <w:p w14:paraId="3670E26D" w14:textId="77777777" w:rsidR="003B2015" w:rsidRDefault="003B2015" w:rsidP="00C402BB">
      <w:pPr>
        <w:jc w:val="center"/>
        <w:rPr>
          <w:rFonts w:ascii="Times New Roman" w:hAnsi="Times New Roman" w:cs="Times New Roman"/>
          <w:b/>
          <w:bCs/>
        </w:rPr>
      </w:pPr>
    </w:p>
    <w:p w14:paraId="58546F2D" w14:textId="3BD48A30" w:rsidR="00C402BB" w:rsidRDefault="00C402BB" w:rsidP="00C402BB">
      <w:pPr>
        <w:rPr>
          <w:rFonts w:ascii="Times New Roman" w:hAnsi="Times New Roman" w:cs="Times New Roman"/>
          <w:b/>
          <w:bCs/>
        </w:rPr>
      </w:pPr>
    </w:p>
    <w:p w14:paraId="3E94D87E" w14:textId="432AE488" w:rsidR="00C402BB" w:rsidRPr="00554F16" w:rsidRDefault="00804326" w:rsidP="00C402BB">
      <w:pPr>
        <w:jc w:val="center"/>
        <w:rPr>
          <w:rFonts w:ascii="Times New Roman" w:hAnsi="Times New Roman" w:cs="Times New Roman"/>
          <w:b/>
          <w:bCs/>
        </w:rPr>
      </w:pPr>
      <w:r>
        <w:rPr>
          <w:b/>
          <w:noProof/>
        </w:rPr>
        <w:drawing>
          <wp:inline distT="0" distB="0" distL="0" distR="0" wp14:anchorId="5F8E086D" wp14:editId="77A9EC59">
            <wp:extent cx="5816729" cy="891764"/>
            <wp:effectExtent l="0" t="0" r="0" b="3810"/>
            <wp:docPr id="694642442" name="Picture 0" descr="drk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k logo.png"/>
                    <pic:cNvPicPr/>
                  </pic:nvPicPr>
                  <pic:blipFill>
                    <a:blip r:embed="rId8"/>
                    <a:stretch>
                      <a:fillRect/>
                    </a:stretch>
                  </pic:blipFill>
                  <pic:spPr>
                    <a:xfrm>
                      <a:off x="0" y="0"/>
                      <a:ext cx="5858707" cy="898200"/>
                    </a:xfrm>
                    <a:prstGeom prst="rect">
                      <a:avLst/>
                    </a:prstGeom>
                  </pic:spPr>
                </pic:pic>
              </a:graphicData>
            </a:graphic>
          </wp:inline>
        </w:drawing>
      </w:r>
    </w:p>
    <w:p w14:paraId="6F422779" w14:textId="77777777" w:rsidR="00C402BB" w:rsidRPr="007D5809" w:rsidRDefault="00C402BB" w:rsidP="00C402BB">
      <w:pPr>
        <w:jc w:val="center"/>
        <w:rPr>
          <w:rFonts w:ascii="Times New Roman" w:hAnsi="Times New Roman" w:cs="Times New Roman"/>
          <w:b/>
          <w:bCs/>
          <w:sz w:val="32"/>
          <w:szCs w:val="32"/>
        </w:rPr>
      </w:pPr>
      <w:r w:rsidRPr="007D5809">
        <w:rPr>
          <w:rFonts w:ascii="Times New Roman" w:hAnsi="Times New Roman" w:cs="Times New Roman"/>
          <w:b/>
          <w:bCs/>
          <w:sz w:val="32"/>
          <w:szCs w:val="32"/>
        </w:rPr>
        <w:t>CERTIFICATE</w:t>
      </w:r>
    </w:p>
    <w:p w14:paraId="57F134A8" w14:textId="6143AEC1" w:rsidR="00C402BB" w:rsidRDefault="00C402BB" w:rsidP="00C402BB">
      <w:pPr>
        <w:jc w:val="center"/>
        <w:rPr>
          <w:rFonts w:ascii="Times New Roman" w:hAnsi="Times New Roman" w:cs="Times New Roman"/>
        </w:rPr>
      </w:pPr>
      <w:r w:rsidRPr="00554F16">
        <w:rPr>
          <w:rFonts w:ascii="Times New Roman" w:hAnsi="Times New Roman" w:cs="Times New Roman"/>
        </w:rPr>
        <w:t>This is to certify that the project report entitled “</w:t>
      </w:r>
      <w:r w:rsidR="004E3733" w:rsidRPr="004E3733">
        <w:rPr>
          <w:rFonts w:ascii="Times New Roman" w:hAnsi="Times New Roman" w:cs="Times New Roman"/>
          <w:b/>
          <w:bCs/>
          <w:sz w:val="20"/>
          <w:szCs w:val="20"/>
        </w:rPr>
        <w:t>FAKE CURRENCY DETECTION USING MACHINE LEARNING</w:t>
      </w:r>
      <w:r w:rsidRPr="00554F16">
        <w:rPr>
          <w:rFonts w:ascii="Times New Roman" w:hAnsi="Times New Roman" w:cs="Times New Roman"/>
          <w:b/>
          <w:bCs/>
        </w:rPr>
        <w:t>”</w:t>
      </w:r>
      <w:r w:rsidRPr="00554F16">
        <w:rPr>
          <w:rFonts w:ascii="Times New Roman" w:hAnsi="Times New Roman" w:cs="Times New Roman"/>
        </w:rPr>
        <w:t xml:space="preserve"> is being submitted by:</w:t>
      </w:r>
    </w:p>
    <w:p w14:paraId="5DFBCEF3" w14:textId="77777777" w:rsidR="004E3733" w:rsidRPr="00554F16" w:rsidRDefault="004E3733" w:rsidP="004E3733">
      <w:pPr>
        <w:jc w:val="center"/>
        <w:rPr>
          <w:rFonts w:ascii="Times New Roman" w:hAnsi="Times New Roman" w:cs="Times New Roman"/>
          <w:b/>
          <w:bCs/>
        </w:rPr>
      </w:pPr>
      <w:r>
        <w:rPr>
          <w:rFonts w:ascii="Times New Roman" w:hAnsi="Times New Roman" w:cs="Times New Roman"/>
          <w:b/>
          <w:bCs/>
        </w:rPr>
        <w:t>M. KARTHIK</w:t>
      </w:r>
      <w:r w:rsidRPr="00554F16">
        <w:rPr>
          <w:rFonts w:ascii="Times New Roman" w:hAnsi="Times New Roman" w:cs="Times New Roman"/>
          <w:b/>
          <w:bCs/>
        </w:rPr>
        <w:t xml:space="preserve">                     </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554F16">
        <w:rPr>
          <w:rFonts w:ascii="Times New Roman" w:hAnsi="Times New Roman" w:cs="Times New Roman"/>
          <w:b/>
          <w:bCs/>
        </w:rPr>
        <w:t>(</w:t>
      </w:r>
      <w:proofErr w:type="gramEnd"/>
      <w:r w:rsidRPr="00554F16">
        <w:rPr>
          <w:rFonts w:ascii="Times New Roman" w:hAnsi="Times New Roman" w:cs="Times New Roman"/>
          <w:b/>
          <w:bCs/>
        </w:rPr>
        <w:t>2</w:t>
      </w:r>
      <w:r>
        <w:rPr>
          <w:rFonts w:ascii="Times New Roman" w:hAnsi="Times New Roman" w:cs="Times New Roman"/>
          <w:b/>
          <w:bCs/>
        </w:rPr>
        <w:t>3U51A6220</w:t>
      </w:r>
      <w:r w:rsidRPr="00554F16">
        <w:rPr>
          <w:rFonts w:ascii="Times New Roman" w:hAnsi="Times New Roman" w:cs="Times New Roman"/>
          <w:b/>
          <w:bCs/>
        </w:rPr>
        <w:t>)</w:t>
      </w:r>
    </w:p>
    <w:p w14:paraId="203F359E" w14:textId="25FDE674" w:rsidR="004E3733" w:rsidRPr="00554F16" w:rsidRDefault="004E3733" w:rsidP="004E3733">
      <w:pPr>
        <w:jc w:val="center"/>
        <w:rPr>
          <w:rFonts w:ascii="Times New Roman" w:hAnsi="Times New Roman" w:cs="Times New Roman"/>
          <w:b/>
          <w:bCs/>
        </w:rPr>
      </w:pPr>
      <w:r>
        <w:rPr>
          <w:rFonts w:ascii="Times New Roman" w:hAnsi="Times New Roman" w:cs="Times New Roman"/>
          <w:b/>
          <w:bCs/>
        </w:rPr>
        <w:t>R.</w:t>
      </w:r>
      <w:r w:rsidR="00440DC0">
        <w:rPr>
          <w:rFonts w:ascii="Times New Roman" w:hAnsi="Times New Roman" w:cs="Times New Roman"/>
          <w:b/>
          <w:bCs/>
        </w:rPr>
        <w:t xml:space="preserve"> </w:t>
      </w:r>
      <w:r>
        <w:rPr>
          <w:rFonts w:ascii="Times New Roman" w:hAnsi="Times New Roman" w:cs="Times New Roman"/>
          <w:b/>
          <w:bCs/>
        </w:rPr>
        <w:t>BHARATH</w:t>
      </w:r>
      <w:r w:rsidRPr="00554F16">
        <w:rPr>
          <w:rFonts w:ascii="Times New Roman" w:hAnsi="Times New Roman" w:cs="Times New Roman"/>
          <w:b/>
          <w:bCs/>
        </w:rPr>
        <w:t xml:space="preserve">               </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554F16">
        <w:rPr>
          <w:rFonts w:ascii="Times New Roman" w:hAnsi="Times New Roman" w:cs="Times New Roman"/>
          <w:b/>
          <w:bCs/>
        </w:rPr>
        <w:t>(</w:t>
      </w:r>
      <w:proofErr w:type="gramEnd"/>
      <w:r w:rsidRPr="00554F16">
        <w:rPr>
          <w:rFonts w:ascii="Times New Roman" w:hAnsi="Times New Roman" w:cs="Times New Roman"/>
          <w:b/>
          <w:bCs/>
        </w:rPr>
        <w:t>2</w:t>
      </w:r>
      <w:r>
        <w:rPr>
          <w:rFonts w:ascii="Times New Roman" w:hAnsi="Times New Roman" w:cs="Times New Roman"/>
          <w:b/>
          <w:bCs/>
        </w:rPr>
        <w:t>3U51A6235</w:t>
      </w:r>
      <w:r w:rsidRPr="00554F16">
        <w:rPr>
          <w:rFonts w:ascii="Times New Roman" w:hAnsi="Times New Roman" w:cs="Times New Roman"/>
          <w:b/>
          <w:bCs/>
        </w:rPr>
        <w:t>)</w:t>
      </w:r>
    </w:p>
    <w:p w14:paraId="33F8B31C" w14:textId="187EB42E" w:rsidR="004E3733" w:rsidRPr="00554F16" w:rsidRDefault="004E3733" w:rsidP="004E3733">
      <w:pPr>
        <w:jc w:val="center"/>
        <w:rPr>
          <w:rFonts w:ascii="Times New Roman" w:hAnsi="Times New Roman" w:cs="Times New Roman"/>
          <w:b/>
          <w:bCs/>
        </w:rPr>
      </w:pPr>
      <w:r>
        <w:rPr>
          <w:rFonts w:ascii="Times New Roman" w:hAnsi="Times New Roman" w:cs="Times New Roman"/>
          <w:b/>
          <w:bCs/>
        </w:rPr>
        <w:t>P.</w:t>
      </w:r>
      <w:r w:rsidR="00440DC0">
        <w:rPr>
          <w:rFonts w:ascii="Times New Roman" w:hAnsi="Times New Roman" w:cs="Times New Roman"/>
          <w:b/>
          <w:bCs/>
        </w:rPr>
        <w:t xml:space="preserve"> </w:t>
      </w:r>
      <w:r>
        <w:rPr>
          <w:rFonts w:ascii="Times New Roman" w:hAnsi="Times New Roman" w:cs="Times New Roman"/>
          <w:b/>
          <w:bCs/>
        </w:rPr>
        <w:t>ANIL KUMAR</w:t>
      </w:r>
      <w:r w:rsidRPr="00554F16">
        <w:rPr>
          <w:rFonts w:ascii="Times New Roman" w:hAnsi="Times New Roman" w:cs="Times New Roman"/>
          <w:b/>
          <w:bCs/>
        </w:rPr>
        <w:t xml:space="preserve">           </w:t>
      </w:r>
      <w:r>
        <w:rPr>
          <w:rFonts w:ascii="Times New Roman" w:hAnsi="Times New Roman" w:cs="Times New Roman"/>
          <w:b/>
          <w:bCs/>
        </w:rPr>
        <w:t xml:space="preserve">           </w:t>
      </w:r>
      <w:proofErr w:type="gramStart"/>
      <w:r w:rsidRPr="00554F16">
        <w:rPr>
          <w:rFonts w:ascii="Times New Roman" w:hAnsi="Times New Roman" w:cs="Times New Roman"/>
          <w:b/>
          <w:bCs/>
        </w:rPr>
        <w:t xml:space="preserve"> </w:t>
      </w:r>
      <w:r>
        <w:rPr>
          <w:rFonts w:ascii="Times New Roman" w:hAnsi="Times New Roman" w:cs="Times New Roman"/>
          <w:b/>
          <w:bCs/>
        </w:rPr>
        <w:t xml:space="preserve">  </w:t>
      </w:r>
      <w:r w:rsidRPr="00554F16">
        <w:rPr>
          <w:rFonts w:ascii="Times New Roman" w:hAnsi="Times New Roman" w:cs="Times New Roman"/>
          <w:b/>
          <w:bCs/>
        </w:rPr>
        <w:t>(</w:t>
      </w:r>
      <w:proofErr w:type="gramEnd"/>
      <w:r w:rsidRPr="00554F16">
        <w:rPr>
          <w:rFonts w:ascii="Times New Roman" w:hAnsi="Times New Roman" w:cs="Times New Roman"/>
          <w:b/>
          <w:bCs/>
        </w:rPr>
        <w:t>2</w:t>
      </w:r>
      <w:r>
        <w:rPr>
          <w:rFonts w:ascii="Times New Roman" w:hAnsi="Times New Roman" w:cs="Times New Roman"/>
          <w:b/>
          <w:bCs/>
        </w:rPr>
        <w:t>3U51A6233</w:t>
      </w:r>
      <w:r w:rsidRPr="00554F16">
        <w:rPr>
          <w:rFonts w:ascii="Times New Roman" w:hAnsi="Times New Roman" w:cs="Times New Roman"/>
          <w:b/>
          <w:bCs/>
        </w:rPr>
        <w:t>)</w:t>
      </w:r>
    </w:p>
    <w:p w14:paraId="3BE1BC26" w14:textId="77777777" w:rsidR="004E3733" w:rsidRPr="00554F16" w:rsidRDefault="004E3733" w:rsidP="00C402BB">
      <w:pPr>
        <w:jc w:val="center"/>
        <w:rPr>
          <w:rFonts w:ascii="Times New Roman" w:hAnsi="Times New Roman" w:cs="Times New Roman"/>
          <w:b/>
          <w:bCs/>
        </w:rPr>
      </w:pPr>
    </w:p>
    <w:p w14:paraId="5CA9098E" w14:textId="2501DD9E" w:rsidR="00C402BB" w:rsidRPr="00554F16" w:rsidRDefault="00C402BB" w:rsidP="00C402BB">
      <w:pPr>
        <w:jc w:val="both"/>
        <w:rPr>
          <w:rFonts w:ascii="Times New Roman" w:hAnsi="Times New Roman" w:cs="Times New Roman"/>
        </w:rPr>
      </w:pPr>
      <w:r w:rsidRPr="00554F16">
        <w:rPr>
          <w:rFonts w:ascii="Times New Roman" w:hAnsi="Times New Roman" w:cs="Times New Roman"/>
        </w:rPr>
        <w:t>To JNTUH, Hyderabad, in partial fulfilment for the award of the Degree of Bachelor of Technology in Computer Science and Engineering (</w:t>
      </w:r>
      <w:r w:rsidR="004E3733">
        <w:rPr>
          <w:rFonts w:ascii="Times New Roman" w:hAnsi="Times New Roman" w:cs="Times New Roman"/>
        </w:rPr>
        <w:t>CS</w:t>
      </w:r>
      <w:r w:rsidRPr="00554F16">
        <w:rPr>
          <w:rFonts w:ascii="Times New Roman" w:hAnsi="Times New Roman" w:cs="Times New Roman"/>
        </w:rPr>
        <w:t xml:space="preserve">) to the Jawaharlal Nehru Technological University is a record of Bonafide work carried out by </w:t>
      </w:r>
      <w:r>
        <w:rPr>
          <w:rFonts w:ascii="Times New Roman" w:hAnsi="Times New Roman" w:cs="Times New Roman"/>
        </w:rPr>
        <w:t>the</w:t>
      </w:r>
      <w:r w:rsidRPr="00554F16">
        <w:rPr>
          <w:rFonts w:ascii="Times New Roman" w:hAnsi="Times New Roman" w:cs="Times New Roman"/>
        </w:rPr>
        <w:t>m under my guidance and supervision. The results embodied in this project report have not been submitted to any other University or Institute for the award of any Degree.</w:t>
      </w:r>
    </w:p>
    <w:p w14:paraId="5BE06EBE" w14:textId="77777777" w:rsidR="00C402BB" w:rsidRPr="00554F16" w:rsidRDefault="00C402BB" w:rsidP="00C402BB">
      <w:pPr>
        <w:rPr>
          <w:rFonts w:ascii="Times New Roman" w:hAnsi="Times New Roman" w:cs="Times New Roman"/>
          <w:b/>
          <w:bCs/>
        </w:rPr>
      </w:pPr>
    </w:p>
    <w:p w14:paraId="4C0546EA" w14:textId="77777777" w:rsidR="00C402BB" w:rsidRPr="00554F16" w:rsidRDefault="00C402BB" w:rsidP="00C402BB">
      <w:pPr>
        <w:rPr>
          <w:rFonts w:ascii="Times New Roman" w:hAnsi="Times New Roman" w:cs="Times New Roman"/>
          <w:b/>
          <w:bCs/>
        </w:rPr>
      </w:pPr>
      <w:r w:rsidRPr="00554F16">
        <w:rPr>
          <w:rFonts w:ascii="Times New Roman" w:hAnsi="Times New Roman" w:cs="Times New Roman"/>
          <w:b/>
          <w:bCs/>
          <w:noProof/>
        </w:rPr>
        <mc:AlternateContent>
          <mc:Choice Requires="wps">
            <w:drawing>
              <wp:anchor distT="0" distB="0" distL="114300" distR="114300" simplePos="0" relativeHeight="251658241" behindDoc="0" locked="0" layoutInCell="1" allowOverlap="1" wp14:anchorId="411BA00B" wp14:editId="5BD7938C">
                <wp:simplePos x="0" y="0"/>
                <wp:positionH relativeFrom="column">
                  <wp:posOffset>5291</wp:posOffset>
                </wp:positionH>
                <wp:positionV relativeFrom="paragraph">
                  <wp:posOffset>226695</wp:posOffset>
                </wp:positionV>
                <wp:extent cx="2473569" cy="1479550"/>
                <wp:effectExtent l="0" t="0" r="3175" b="6350"/>
                <wp:wrapNone/>
                <wp:docPr id="1770242280" name="Text Box 6"/>
                <wp:cNvGraphicFramePr/>
                <a:graphic xmlns:a="http://schemas.openxmlformats.org/drawingml/2006/main">
                  <a:graphicData uri="http://schemas.microsoft.com/office/word/2010/wordprocessingShape">
                    <wps:wsp>
                      <wps:cNvSpPr txBox="1"/>
                      <wps:spPr>
                        <a:xfrm>
                          <a:off x="0" y="0"/>
                          <a:ext cx="2473569" cy="1479550"/>
                        </a:xfrm>
                        <a:prstGeom prst="rect">
                          <a:avLst/>
                        </a:prstGeom>
                        <a:solidFill>
                          <a:schemeClr val="lt1"/>
                        </a:solidFill>
                        <a:ln w="6350">
                          <a:noFill/>
                        </a:ln>
                      </wps:spPr>
                      <wps:txbx>
                        <w:txbxContent>
                          <w:p w14:paraId="21E87613" w14:textId="77777777" w:rsidR="00C402BB" w:rsidRDefault="00C402BB" w:rsidP="00C402BB">
                            <w:pPr>
                              <w:spacing w:line="240" w:lineRule="auto"/>
                              <w:jc w:val="center"/>
                              <w:rPr>
                                <w:rFonts w:ascii="Times New Roman" w:hAnsi="Times New Roman" w:cs="Times New Roman"/>
                                <w:b/>
                                <w:bCs/>
                              </w:rPr>
                            </w:pPr>
                            <w:r w:rsidRPr="00850879">
                              <w:rPr>
                                <w:rFonts w:ascii="Times New Roman" w:hAnsi="Times New Roman" w:cs="Times New Roman"/>
                                <w:b/>
                                <w:bCs/>
                              </w:rPr>
                              <w:t>Signature of Guide</w:t>
                            </w:r>
                          </w:p>
                          <w:p w14:paraId="3A64B761" w14:textId="595E764B" w:rsidR="00CC2765" w:rsidRPr="00554F16" w:rsidRDefault="00CC2765" w:rsidP="00CC2765">
                            <w:pPr>
                              <w:jc w:val="center"/>
                              <w:rPr>
                                <w:rFonts w:ascii="Times New Roman" w:hAnsi="Times New Roman" w:cs="Times New Roman"/>
                              </w:rPr>
                            </w:pPr>
                            <w:r w:rsidRPr="001822CC">
                              <w:rPr>
                                <w:rFonts w:ascii="Times New Roman" w:hAnsi="Times New Roman" w:cs="Times New Roman"/>
                                <w:b/>
                                <w:bCs/>
                              </w:rPr>
                              <w:t>Prof.</w:t>
                            </w:r>
                            <w:r>
                              <w:rPr>
                                <w:rFonts w:ascii="Times New Roman" w:hAnsi="Times New Roman" w:cs="Times New Roman"/>
                                <w:b/>
                                <w:bCs/>
                              </w:rPr>
                              <w:t xml:space="preserve"> </w:t>
                            </w:r>
                            <w:r w:rsidRPr="00554F16">
                              <w:rPr>
                                <w:rFonts w:ascii="Times New Roman" w:hAnsi="Times New Roman" w:cs="Times New Roman"/>
                                <w:b/>
                                <w:bCs/>
                              </w:rPr>
                              <w:t xml:space="preserve"> </w:t>
                            </w:r>
                            <w:r w:rsidR="004E3733">
                              <w:rPr>
                                <w:rFonts w:ascii="Times New Roman" w:hAnsi="Times New Roman" w:cs="Times New Roman"/>
                                <w:b/>
                                <w:bCs/>
                              </w:rPr>
                              <w:t>K. PRAVEEN</w:t>
                            </w:r>
                          </w:p>
                          <w:p w14:paraId="09B85F8F" w14:textId="74B5D9EC" w:rsidR="00C402BB" w:rsidRDefault="004E3733" w:rsidP="00C402BB">
                            <w:pPr>
                              <w:spacing w:line="240" w:lineRule="auto"/>
                              <w:jc w:val="center"/>
                              <w:rPr>
                                <w:rFonts w:ascii="Times New Roman" w:hAnsi="Times New Roman" w:cs="Times New Roman"/>
                              </w:rPr>
                            </w:pPr>
                            <w:r>
                              <w:rPr>
                                <w:rFonts w:ascii="Times New Roman" w:hAnsi="Times New Roman" w:cs="Times New Roman"/>
                              </w:rPr>
                              <w:t>Associate Professor</w:t>
                            </w:r>
                          </w:p>
                          <w:p w14:paraId="0136954B" w14:textId="7C9D9893" w:rsidR="00C402BB" w:rsidRPr="004F1A1A" w:rsidRDefault="00C402BB" w:rsidP="00C402BB">
                            <w:pPr>
                              <w:spacing w:line="240" w:lineRule="auto"/>
                              <w:jc w:val="center"/>
                              <w:rPr>
                                <w:rFonts w:ascii="Times New Roman" w:hAnsi="Times New Roman" w:cs="Times New Roman"/>
                              </w:rPr>
                            </w:pPr>
                            <w:r w:rsidRPr="00850879">
                              <w:rPr>
                                <w:rFonts w:ascii="Times New Roman" w:hAnsi="Times New Roman" w:cs="Times New Roman"/>
                              </w:rPr>
                              <w:t>Dept. Of CSE (</w:t>
                            </w:r>
                            <w:r w:rsidR="004E3733">
                              <w:rPr>
                                <w:rFonts w:ascii="Times New Roman" w:hAnsi="Times New Roman" w:cs="Times New Roman"/>
                              </w:rPr>
                              <w:t>CS</w:t>
                            </w:r>
                            <w:r w:rsidRPr="00850879">
                              <w:t>)</w:t>
                            </w:r>
                          </w:p>
                          <w:p w14:paraId="260A1565" w14:textId="77777777" w:rsidR="00C402BB" w:rsidRDefault="00C402BB" w:rsidP="00C402BB">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1BA00B" id="_x0000_t202" coordsize="21600,21600" o:spt="202" path="m,l,21600r21600,l21600,xe">
                <v:stroke joinstyle="miter"/>
                <v:path gradientshapeok="t" o:connecttype="rect"/>
              </v:shapetype>
              <v:shape id="Text Box 6" o:spid="_x0000_s1026" type="#_x0000_t202" style="position:absolute;margin-left:.4pt;margin-top:17.85pt;width:194.75pt;height:11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" fillcolor="white [3201]" stroked="f" strokeweight=".5pt">
                <v:textbox>
                  <w:txbxContent>
                    <w:p w14:paraId="21E87613" w14:textId="77777777" w:rsidR="00C402BB" w:rsidRDefault="00C402BB" w:rsidP="00C402BB">
                      <w:pPr>
                        <w:spacing w:line="240" w:lineRule="auto"/>
                        <w:jc w:val="center"/>
                        <w:rPr>
                          <w:rFonts w:ascii="Times New Roman" w:hAnsi="Times New Roman" w:cs="Times New Roman"/>
                          <w:b/>
                          <w:bCs/>
                        </w:rPr>
                      </w:pPr>
                      <w:r w:rsidRPr="00850879">
                        <w:rPr>
                          <w:rFonts w:ascii="Times New Roman" w:hAnsi="Times New Roman" w:cs="Times New Roman"/>
                          <w:b/>
                          <w:bCs/>
                        </w:rPr>
                        <w:t>Signature of Guide</w:t>
                      </w:r>
                    </w:p>
                    <w:p w14:paraId="3A64B761" w14:textId="595E764B" w:rsidR="00CC2765" w:rsidRPr="00554F16" w:rsidRDefault="00CC2765" w:rsidP="00CC2765">
                      <w:pPr>
                        <w:jc w:val="center"/>
                        <w:rPr>
                          <w:rFonts w:ascii="Times New Roman" w:hAnsi="Times New Roman" w:cs="Times New Roman"/>
                        </w:rPr>
                      </w:pPr>
                      <w:r w:rsidRPr="001822CC">
                        <w:rPr>
                          <w:rFonts w:ascii="Times New Roman" w:hAnsi="Times New Roman" w:cs="Times New Roman"/>
                          <w:b/>
                          <w:bCs/>
                        </w:rPr>
                        <w:t>Prof.</w:t>
                      </w:r>
                      <w:r>
                        <w:rPr>
                          <w:rFonts w:ascii="Times New Roman" w:hAnsi="Times New Roman" w:cs="Times New Roman"/>
                          <w:b/>
                          <w:bCs/>
                        </w:rPr>
                        <w:t xml:space="preserve"> </w:t>
                      </w:r>
                      <w:r w:rsidRPr="00554F16">
                        <w:rPr>
                          <w:rFonts w:ascii="Times New Roman" w:hAnsi="Times New Roman" w:cs="Times New Roman"/>
                          <w:b/>
                          <w:bCs/>
                        </w:rPr>
                        <w:t xml:space="preserve"> </w:t>
                      </w:r>
                      <w:r w:rsidR="004E3733">
                        <w:rPr>
                          <w:rFonts w:ascii="Times New Roman" w:hAnsi="Times New Roman" w:cs="Times New Roman"/>
                          <w:b/>
                          <w:bCs/>
                        </w:rPr>
                        <w:t>K. PRAVEEN</w:t>
                      </w:r>
                    </w:p>
                    <w:p w14:paraId="09B85F8F" w14:textId="74B5D9EC" w:rsidR="00C402BB" w:rsidRDefault="004E3733" w:rsidP="00C402BB">
                      <w:pPr>
                        <w:spacing w:line="240" w:lineRule="auto"/>
                        <w:jc w:val="center"/>
                        <w:rPr>
                          <w:rFonts w:ascii="Times New Roman" w:hAnsi="Times New Roman" w:cs="Times New Roman"/>
                        </w:rPr>
                      </w:pPr>
                      <w:r>
                        <w:rPr>
                          <w:rFonts w:ascii="Times New Roman" w:hAnsi="Times New Roman" w:cs="Times New Roman"/>
                        </w:rPr>
                        <w:t>Associate Professor</w:t>
                      </w:r>
                    </w:p>
                    <w:p w14:paraId="0136954B" w14:textId="7C9D9893" w:rsidR="00C402BB" w:rsidRPr="004F1A1A" w:rsidRDefault="00C402BB" w:rsidP="00C402BB">
                      <w:pPr>
                        <w:spacing w:line="240" w:lineRule="auto"/>
                        <w:jc w:val="center"/>
                        <w:rPr>
                          <w:rFonts w:ascii="Times New Roman" w:hAnsi="Times New Roman" w:cs="Times New Roman"/>
                        </w:rPr>
                      </w:pPr>
                      <w:r w:rsidRPr="00850879">
                        <w:rPr>
                          <w:rFonts w:ascii="Times New Roman" w:hAnsi="Times New Roman" w:cs="Times New Roman"/>
                        </w:rPr>
                        <w:t>Dept. Of CSE (</w:t>
                      </w:r>
                      <w:r w:rsidR="004E3733">
                        <w:rPr>
                          <w:rFonts w:ascii="Times New Roman" w:hAnsi="Times New Roman" w:cs="Times New Roman"/>
                        </w:rPr>
                        <w:t>CS</w:t>
                      </w:r>
                      <w:r w:rsidRPr="00850879">
                        <w:t>)</w:t>
                      </w:r>
                    </w:p>
                    <w:p w14:paraId="260A1565" w14:textId="77777777" w:rsidR="00C402BB" w:rsidRDefault="00C402BB" w:rsidP="00C402BB">
                      <w:pPr>
                        <w:spacing w:line="360" w:lineRule="auto"/>
                      </w:pPr>
                    </w:p>
                  </w:txbxContent>
                </v:textbox>
              </v:shape>
            </w:pict>
          </mc:Fallback>
        </mc:AlternateContent>
      </w:r>
      <w:r w:rsidRPr="00554F16">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8443B9F" wp14:editId="6CB033D3">
                <wp:simplePos x="0" y="0"/>
                <wp:positionH relativeFrom="margin">
                  <wp:posOffset>3316393</wp:posOffset>
                </wp:positionH>
                <wp:positionV relativeFrom="paragraph">
                  <wp:posOffset>247861</wp:posOffset>
                </wp:positionV>
                <wp:extent cx="2453005" cy="1212850"/>
                <wp:effectExtent l="0" t="0" r="0" b="6350"/>
                <wp:wrapSquare wrapText="bothSides"/>
                <wp:docPr id="912740124" name="Text Box 1"/>
                <wp:cNvGraphicFramePr/>
                <a:graphic xmlns:a="http://schemas.openxmlformats.org/drawingml/2006/main">
                  <a:graphicData uri="http://schemas.microsoft.com/office/word/2010/wordprocessingShape">
                    <wps:wsp>
                      <wps:cNvSpPr txBox="1"/>
                      <wps:spPr>
                        <a:xfrm>
                          <a:off x="0" y="0"/>
                          <a:ext cx="2453005" cy="1212850"/>
                        </a:xfrm>
                        <a:prstGeom prst="rect">
                          <a:avLst/>
                        </a:prstGeom>
                        <a:noFill/>
                        <a:ln w="6350">
                          <a:noFill/>
                        </a:ln>
                      </wps:spPr>
                      <wps:txbx>
                        <w:txbxContent>
                          <w:p w14:paraId="14535C46" w14:textId="77777777" w:rsidR="00C402BB" w:rsidRDefault="00C402BB" w:rsidP="00C402BB">
                            <w:pPr>
                              <w:spacing w:line="240" w:lineRule="auto"/>
                              <w:jc w:val="center"/>
                              <w:rPr>
                                <w:rFonts w:ascii="Times New Roman" w:hAnsi="Times New Roman" w:cs="Times New Roman"/>
                                <w:b/>
                                <w:bCs/>
                              </w:rPr>
                            </w:pPr>
                            <w:r w:rsidRPr="00850879">
                              <w:rPr>
                                <w:rFonts w:ascii="Times New Roman" w:hAnsi="Times New Roman" w:cs="Times New Roman"/>
                                <w:b/>
                                <w:bCs/>
                              </w:rPr>
                              <w:t xml:space="preserve">Signature of </w:t>
                            </w:r>
                            <w:r>
                              <w:rPr>
                                <w:rFonts w:ascii="Times New Roman" w:hAnsi="Times New Roman" w:cs="Times New Roman"/>
                                <w:b/>
                                <w:bCs/>
                              </w:rPr>
                              <w:t>HOD</w:t>
                            </w:r>
                          </w:p>
                          <w:p w14:paraId="6CBA192D" w14:textId="77777777" w:rsidR="00CC2765" w:rsidRPr="00554F16" w:rsidRDefault="00CC2765" w:rsidP="00CC2765">
                            <w:pPr>
                              <w:jc w:val="center"/>
                              <w:rPr>
                                <w:rFonts w:ascii="Times New Roman" w:hAnsi="Times New Roman" w:cs="Times New Roman"/>
                              </w:rPr>
                            </w:pPr>
                            <w:r w:rsidRPr="001822CC">
                              <w:rPr>
                                <w:rFonts w:ascii="Times New Roman" w:hAnsi="Times New Roman" w:cs="Times New Roman"/>
                                <w:b/>
                                <w:bCs/>
                              </w:rPr>
                              <w:t>Prof.</w:t>
                            </w:r>
                            <w:r>
                              <w:rPr>
                                <w:rFonts w:ascii="Times New Roman" w:hAnsi="Times New Roman" w:cs="Times New Roman"/>
                                <w:b/>
                                <w:bCs/>
                              </w:rPr>
                              <w:t xml:space="preserve"> </w:t>
                            </w:r>
                            <w:r w:rsidRPr="00554F16">
                              <w:rPr>
                                <w:rFonts w:ascii="Times New Roman" w:hAnsi="Times New Roman" w:cs="Times New Roman"/>
                                <w:b/>
                                <w:bCs/>
                              </w:rPr>
                              <w:t xml:space="preserve"> DURGA PRASAD KAVADI</w:t>
                            </w:r>
                            <w:r w:rsidRPr="00554F16">
                              <w:rPr>
                                <w:rFonts w:ascii="Times New Roman" w:hAnsi="Times New Roman" w:cs="Times New Roman"/>
                              </w:rPr>
                              <w:t xml:space="preserve">                    </w:t>
                            </w:r>
                          </w:p>
                          <w:p w14:paraId="4B6853C2" w14:textId="77777777" w:rsidR="00C402BB" w:rsidRPr="004F1A1A" w:rsidRDefault="00C402BB" w:rsidP="00C402BB">
                            <w:pPr>
                              <w:spacing w:line="240" w:lineRule="auto"/>
                              <w:jc w:val="center"/>
                              <w:rPr>
                                <w:rFonts w:ascii="Times New Roman" w:hAnsi="Times New Roman" w:cs="Times New Roman"/>
                              </w:rPr>
                            </w:pPr>
                            <w:r w:rsidRPr="00850879">
                              <w:rPr>
                                <w:rFonts w:ascii="Times New Roman" w:hAnsi="Times New Roman" w:cs="Times New Roman"/>
                              </w:rPr>
                              <w:t>Dept. Of CSE (AI&amp;ML</w:t>
                            </w:r>
                            <w:r w:rsidRPr="00850879">
                              <w:t>)</w:t>
                            </w:r>
                          </w:p>
                          <w:p w14:paraId="7C62261F" w14:textId="77777777" w:rsidR="00C402BB" w:rsidRPr="005560B6" w:rsidRDefault="00C402BB" w:rsidP="00C402BB">
                            <w:pPr>
                              <w:spacing w:line="240" w:lineRule="auto"/>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43B9F" id="Text Box 1" o:spid="_x0000_s1027" type="#_x0000_t202" style="position:absolute;margin-left:261.15pt;margin-top:19.5pt;width:193.15pt;height:9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" filled="f" stroked="f" strokeweight=".5pt">
                <v:textbox>
                  <w:txbxContent>
                    <w:p w14:paraId="14535C46" w14:textId="77777777" w:rsidR="00C402BB" w:rsidRDefault="00C402BB" w:rsidP="00C402BB">
                      <w:pPr>
                        <w:spacing w:line="240" w:lineRule="auto"/>
                        <w:jc w:val="center"/>
                        <w:rPr>
                          <w:rFonts w:ascii="Times New Roman" w:hAnsi="Times New Roman" w:cs="Times New Roman"/>
                          <w:b/>
                          <w:bCs/>
                        </w:rPr>
                      </w:pPr>
                      <w:r w:rsidRPr="00850879">
                        <w:rPr>
                          <w:rFonts w:ascii="Times New Roman" w:hAnsi="Times New Roman" w:cs="Times New Roman"/>
                          <w:b/>
                          <w:bCs/>
                        </w:rPr>
                        <w:t xml:space="preserve">Signature of </w:t>
                      </w:r>
                      <w:r>
                        <w:rPr>
                          <w:rFonts w:ascii="Times New Roman" w:hAnsi="Times New Roman" w:cs="Times New Roman"/>
                          <w:b/>
                          <w:bCs/>
                        </w:rPr>
                        <w:t>HOD</w:t>
                      </w:r>
                    </w:p>
                    <w:p w14:paraId="6CBA192D" w14:textId="77777777" w:rsidR="00CC2765" w:rsidRPr="00554F16" w:rsidRDefault="00CC2765" w:rsidP="00CC2765">
                      <w:pPr>
                        <w:jc w:val="center"/>
                        <w:rPr>
                          <w:rFonts w:ascii="Times New Roman" w:hAnsi="Times New Roman" w:cs="Times New Roman"/>
                        </w:rPr>
                      </w:pPr>
                      <w:r w:rsidRPr="001822CC">
                        <w:rPr>
                          <w:rFonts w:ascii="Times New Roman" w:hAnsi="Times New Roman" w:cs="Times New Roman"/>
                          <w:b/>
                          <w:bCs/>
                        </w:rPr>
                        <w:t>Prof.</w:t>
                      </w:r>
                      <w:r>
                        <w:rPr>
                          <w:rFonts w:ascii="Times New Roman" w:hAnsi="Times New Roman" w:cs="Times New Roman"/>
                          <w:b/>
                          <w:bCs/>
                        </w:rPr>
                        <w:t xml:space="preserve"> </w:t>
                      </w:r>
                      <w:r w:rsidRPr="00554F16">
                        <w:rPr>
                          <w:rFonts w:ascii="Times New Roman" w:hAnsi="Times New Roman" w:cs="Times New Roman"/>
                          <w:b/>
                          <w:bCs/>
                        </w:rPr>
                        <w:t xml:space="preserve"> DURGA PRASAD KAVADI</w:t>
                      </w:r>
                      <w:r w:rsidRPr="00554F16">
                        <w:rPr>
                          <w:rFonts w:ascii="Times New Roman" w:hAnsi="Times New Roman" w:cs="Times New Roman"/>
                        </w:rPr>
                        <w:t xml:space="preserve">                    </w:t>
                      </w:r>
                    </w:p>
                    <w:p w14:paraId="4B6853C2" w14:textId="77777777" w:rsidR="00C402BB" w:rsidRPr="004F1A1A" w:rsidRDefault="00C402BB" w:rsidP="00C402BB">
                      <w:pPr>
                        <w:spacing w:line="240" w:lineRule="auto"/>
                        <w:jc w:val="center"/>
                        <w:rPr>
                          <w:rFonts w:ascii="Times New Roman" w:hAnsi="Times New Roman" w:cs="Times New Roman"/>
                        </w:rPr>
                      </w:pPr>
                      <w:r w:rsidRPr="00850879">
                        <w:rPr>
                          <w:rFonts w:ascii="Times New Roman" w:hAnsi="Times New Roman" w:cs="Times New Roman"/>
                        </w:rPr>
                        <w:t>Dept. Of CSE (AI&amp;ML</w:t>
                      </w:r>
                      <w:r w:rsidRPr="00850879">
                        <w:t>)</w:t>
                      </w:r>
                    </w:p>
                    <w:p w14:paraId="7C62261F" w14:textId="77777777" w:rsidR="00C402BB" w:rsidRPr="005560B6" w:rsidRDefault="00C402BB" w:rsidP="00C402BB">
                      <w:pPr>
                        <w:spacing w:line="240" w:lineRule="auto"/>
                        <w:jc w:val="center"/>
                        <w:rPr>
                          <w:rFonts w:ascii="Times New Roman" w:hAnsi="Times New Roman" w:cs="Times New Roman"/>
                        </w:rPr>
                      </w:pPr>
                    </w:p>
                  </w:txbxContent>
                </v:textbox>
                <w10:wrap type="square" anchorx="margin"/>
              </v:shape>
            </w:pict>
          </mc:Fallback>
        </mc:AlternateContent>
      </w:r>
    </w:p>
    <w:p w14:paraId="017E5B53" w14:textId="77777777" w:rsidR="00C402BB" w:rsidRPr="00554F16" w:rsidRDefault="00C402BB" w:rsidP="00C402BB">
      <w:pPr>
        <w:rPr>
          <w:rFonts w:ascii="Times New Roman" w:hAnsi="Times New Roman" w:cs="Times New Roman"/>
          <w:b/>
          <w:bCs/>
        </w:rPr>
      </w:pPr>
    </w:p>
    <w:p w14:paraId="67822A3C" w14:textId="77777777" w:rsidR="00C402BB" w:rsidRPr="00554F16" w:rsidRDefault="00C402BB" w:rsidP="00C402BB">
      <w:pPr>
        <w:rPr>
          <w:rFonts w:ascii="Times New Roman" w:hAnsi="Times New Roman" w:cs="Times New Roman"/>
          <w:b/>
          <w:bCs/>
        </w:rPr>
      </w:pPr>
    </w:p>
    <w:p w14:paraId="079B2AA6" w14:textId="77777777" w:rsidR="00C402BB" w:rsidRPr="00554F16" w:rsidRDefault="00C402BB" w:rsidP="00C402BB">
      <w:pPr>
        <w:rPr>
          <w:rFonts w:ascii="Times New Roman" w:hAnsi="Times New Roman" w:cs="Times New Roman"/>
          <w:b/>
          <w:bCs/>
        </w:rPr>
      </w:pPr>
    </w:p>
    <w:p w14:paraId="66BFE1FE" w14:textId="77777777" w:rsidR="00C402BB" w:rsidRPr="00554F16" w:rsidRDefault="00C402BB" w:rsidP="00C402BB">
      <w:pPr>
        <w:jc w:val="center"/>
        <w:rPr>
          <w:rFonts w:ascii="Times New Roman" w:hAnsi="Times New Roman" w:cs="Times New Roman"/>
          <w:b/>
          <w:bCs/>
        </w:rPr>
      </w:pPr>
      <w:r w:rsidRPr="00554F16">
        <w:rPr>
          <w:rFonts w:ascii="Times New Roman" w:hAnsi="Times New Roman" w:cs="Times New Roman"/>
          <w:b/>
          <w:bCs/>
        </w:rPr>
        <w:t>EXTERNAL EXA</w:t>
      </w:r>
    </w:p>
    <w:p w14:paraId="6A4DB63F" w14:textId="77777777" w:rsidR="00C402BB" w:rsidRDefault="00C402BB" w:rsidP="00C402BB">
      <w:pPr>
        <w:jc w:val="center"/>
        <w:rPr>
          <w:rFonts w:ascii="Times New Roman" w:hAnsi="Times New Roman" w:cs="Times New Roman"/>
          <w:b/>
          <w:bCs/>
        </w:rPr>
      </w:pPr>
    </w:p>
    <w:p w14:paraId="5708EFEE" w14:textId="77777777" w:rsidR="00804326" w:rsidRDefault="00804326" w:rsidP="00E24F60">
      <w:pPr>
        <w:jc w:val="center"/>
        <w:rPr>
          <w:rFonts w:ascii="Times New Roman" w:hAnsi="Times New Roman" w:cs="Times New Roman"/>
          <w:b/>
          <w:bCs/>
        </w:rPr>
      </w:pPr>
    </w:p>
    <w:p w14:paraId="0D0058EA" w14:textId="4CDD0B57" w:rsidR="00C402BB" w:rsidRDefault="00C402BB" w:rsidP="00E24F60">
      <w:pPr>
        <w:jc w:val="center"/>
        <w:rPr>
          <w:rFonts w:ascii="Times New Roman" w:hAnsi="Times New Roman" w:cs="Times New Roman"/>
          <w:b/>
          <w:bCs/>
        </w:rPr>
      </w:pPr>
      <w:r w:rsidRPr="00554F16">
        <w:rPr>
          <w:rFonts w:ascii="Times New Roman" w:hAnsi="Times New Roman" w:cs="Times New Roman"/>
          <w:b/>
          <w:bCs/>
        </w:rPr>
        <w:t>EXTERNAL EXAMINER</w:t>
      </w:r>
    </w:p>
    <w:p w14:paraId="0E471659" w14:textId="77777777" w:rsidR="00D06F37" w:rsidRDefault="00D06F37" w:rsidP="00C402BB">
      <w:pPr>
        <w:jc w:val="center"/>
        <w:rPr>
          <w:rFonts w:ascii="Times New Roman" w:hAnsi="Times New Roman" w:cs="Times New Roman"/>
          <w:b/>
          <w:bCs/>
          <w:sz w:val="28"/>
          <w:szCs w:val="28"/>
        </w:rPr>
      </w:pPr>
    </w:p>
    <w:p w14:paraId="1B6C3A80" w14:textId="77777777" w:rsidR="00A54803" w:rsidRDefault="00A54803" w:rsidP="00C402BB">
      <w:pPr>
        <w:jc w:val="center"/>
        <w:rPr>
          <w:rFonts w:ascii="Times New Roman" w:hAnsi="Times New Roman" w:cs="Times New Roman"/>
          <w:b/>
          <w:bCs/>
          <w:sz w:val="28"/>
          <w:szCs w:val="28"/>
        </w:rPr>
      </w:pPr>
    </w:p>
    <w:p w14:paraId="682C0D25" w14:textId="77777777" w:rsidR="00A54803" w:rsidRDefault="00A54803" w:rsidP="00C402BB">
      <w:pPr>
        <w:jc w:val="center"/>
        <w:rPr>
          <w:rFonts w:ascii="Times New Roman" w:hAnsi="Times New Roman" w:cs="Times New Roman"/>
          <w:b/>
          <w:bCs/>
          <w:sz w:val="28"/>
          <w:szCs w:val="28"/>
        </w:rPr>
      </w:pPr>
    </w:p>
    <w:p w14:paraId="32F5B3A9" w14:textId="77777777" w:rsidR="00A54803" w:rsidRDefault="00A54803" w:rsidP="00C402BB">
      <w:pPr>
        <w:jc w:val="center"/>
        <w:rPr>
          <w:rFonts w:ascii="Times New Roman" w:hAnsi="Times New Roman" w:cs="Times New Roman"/>
          <w:b/>
          <w:bCs/>
          <w:sz w:val="28"/>
          <w:szCs w:val="28"/>
        </w:rPr>
      </w:pPr>
    </w:p>
    <w:p w14:paraId="40797B77" w14:textId="77777777" w:rsidR="00A54803" w:rsidRDefault="00A54803" w:rsidP="00F431E5">
      <w:pPr>
        <w:rPr>
          <w:rFonts w:ascii="Times New Roman" w:hAnsi="Times New Roman" w:cs="Times New Roman"/>
          <w:b/>
          <w:bCs/>
          <w:sz w:val="28"/>
          <w:szCs w:val="28"/>
        </w:rPr>
      </w:pPr>
    </w:p>
    <w:p w14:paraId="31A08947" w14:textId="40E8D9D3" w:rsidR="00C402BB" w:rsidRPr="003A24B3" w:rsidRDefault="00C402BB" w:rsidP="00FE11C7">
      <w:pPr>
        <w:jc w:val="center"/>
        <w:rPr>
          <w:rFonts w:ascii="Times New Roman" w:hAnsi="Times New Roman" w:cs="Times New Roman"/>
          <w:b/>
          <w:bCs/>
          <w:sz w:val="28"/>
          <w:szCs w:val="28"/>
        </w:rPr>
      </w:pPr>
      <w:r w:rsidRPr="003A24B3">
        <w:rPr>
          <w:rFonts w:ascii="Times New Roman" w:hAnsi="Times New Roman" w:cs="Times New Roman"/>
          <w:b/>
          <w:bCs/>
          <w:sz w:val="28"/>
          <w:szCs w:val="28"/>
        </w:rPr>
        <w:lastRenderedPageBreak/>
        <w:t>ACKNOWLEDGEMENT</w:t>
      </w:r>
    </w:p>
    <w:p w14:paraId="76BF4840" w14:textId="77777777" w:rsidR="00C402BB" w:rsidRDefault="00C402BB" w:rsidP="00C402BB">
      <w:pPr>
        <w:jc w:val="both"/>
        <w:rPr>
          <w:rFonts w:ascii="Times New Roman" w:hAnsi="Times New Roman" w:cs="Times New Roman"/>
        </w:rPr>
      </w:pPr>
      <w:r w:rsidRPr="003A24B3">
        <w:rPr>
          <w:rFonts w:ascii="Times New Roman" w:hAnsi="Times New Roman" w:cs="Times New Roman"/>
        </w:rPr>
        <w:t xml:space="preserve">The report would not be complete without mentioning certain individuals whose guidance and encouragement have been of immense help to complete this thesis. </w:t>
      </w:r>
    </w:p>
    <w:p w14:paraId="2343A8D3" w14:textId="3AE66DA6" w:rsidR="00C402BB" w:rsidRDefault="00C402BB" w:rsidP="00C402BB">
      <w:pPr>
        <w:jc w:val="both"/>
        <w:rPr>
          <w:rFonts w:ascii="Times New Roman" w:hAnsi="Times New Roman" w:cs="Times New Roman"/>
        </w:rPr>
      </w:pPr>
      <w:r w:rsidRPr="003A24B3">
        <w:rPr>
          <w:rFonts w:ascii="Times New Roman" w:hAnsi="Times New Roman" w:cs="Times New Roman"/>
        </w:rPr>
        <w:t>We express a deep sense of gratitude to our guide</w:t>
      </w:r>
      <w:r>
        <w:rPr>
          <w:rFonts w:ascii="Times New Roman" w:hAnsi="Times New Roman" w:cs="Times New Roman"/>
        </w:rPr>
        <w:t xml:space="preserve"> </w:t>
      </w:r>
      <w:proofErr w:type="gramStart"/>
      <w:r w:rsidRPr="003A24B3">
        <w:rPr>
          <w:rFonts w:ascii="Times New Roman" w:hAnsi="Times New Roman" w:cs="Times New Roman"/>
          <w:b/>
          <w:bCs/>
        </w:rPr>
        <w:t>Prof.</w:t>
      </w:r>
      <w:r w:rsidR="004E3733">
        <w:rPr>
          <w:rFonts w:ascii="Times New Roman" w:hAnsi="Times New Roman" w:cs="Times New Roman"/>
          <w:b/>
          <w:bCs/>
        </w:rPr>
        <w:t>K.Praveen</w:t>
      </w:r>
      <w:proofErr w:type="gramEnd"/>
      <w:r w:rsidRPr="003A24B3">
        <w:rPr>
          <w:rFonts w:ascii="Times New Roman" w:hAnsi="Times New Roman" w:cs="Times New Roman"/>
        </w:rPr>
        <w:t>, Associate Professor, Department of CSE(</w:t>
      </w:r>
      <w:r w:rsidR="004E3733">
        <w:rPr>
          <w:rFonts w:ascii="Times New Roman" w:hAnsi="Times New Roman" w:cs="Times New Roman"/>
        </w:rPr>
        <w:t>CS</w:t>
      </w:r>
      <w:r w:rsidRPr="003A24B3">
        <w:rPr>
          <w:rFonts w:ascii="Times New Roman" w:hAnsi="Times New Roman" w:cs="Times New Roman"/>
        </w:rPr>
        <w:t xml:space="preserve">), for her able guidance and cooperation throughout our project. We are highly grateful to her for providing all the facilities for the completion of the project work. </w:t>
      </w:r>
    </w:p>
    <w:p w14:paraId="75B07DF1" w14:textId="7E89D0CB" w:rsidR="00C402BB" w:rsidRDefault="00C402BB" w:rsidP="00C402BB">
      <w:pPr>
        <w:jc w:val="both"/>
        <w:rPr>
          <w:rFonts w:ascii="Times New Roman" w:hAnsi="Times New Roman" w:cs="Times New Roman"/>
        </w:rPr>
      </w:pPr>
      <w:r>
        <w:rPr>
          <w:rFonts w:ascii="Times New Roman" w:hAnsi="Times New Roman" w:cs="Times New Roman"/>
        </w:rPr>
        <w:t>W</w:t>
      </w:r>
      <w:r w:rsidRPr="003A24B3">
        <w:rPr>
          <w:rFonts w:ascii="Times New Roman" w:hAnsi="Times New Roman" w:cs="Times New Roman"/>
        </w:rPr>
        <w:t>e are very thankful to</w:t>
      </w:r>
      <w:r>
        <w:rPr>
          <w:rFonts w:ascii="Times New Roman" w:hAnsi="Times New Roman" w:cs="Times New Roman"/>
        </w:rPr>
        <w:t xml:space="preserve"> </w:t>
      </w:r>
      <w:r w:rsidRPr="003A24B3">
        <w:rPr>
          <w:rFonts w:ascii="Times New Roman" w:hAnsi="Times New Roman" w:cs="Times New Roman"/>
          <w:b/>
          <w:bCs/>
        </w:rPr>
        <w:t>Prof.</w:t>
      </w:r>
      <w:r w:rsidR="00CC2765">
        <w:rPr>
          <w:rFonts w:ascii="Times New Roman" w:hAnsi="Times New Roman" w:cs="Times New Roman"/>
          <w:b/>
          <w:bCs/>
        </w:rPr>
        <w:t xml:space="preserve"> </w:t>
      </w:r>
      <w:r>
        <w:rPr>
          <w:rFonts w:ascii="Times New Roman" w:hAnsi="Times New Roman" w:cs="Times New Roman"/>
          <w:b/>
          <w:bCs/>
        </w:rPr>
        <w:t>D</w:t>
      </w:r>
      <w:r w:rsidRPr="003A24B3">
        <w:rPr>
          <w:rFonts w:ascii="Times New Roman" w:hAnsi="Times New Roman" w:cs="Times New Roman"/>
          <w:b/>
          <w:bCs/>
        </w:rPr>
        <w:t xml:space="preserve">urga </w:t>
      </w:r>
      <w:r>
        <w:rPr>
          <w:rFonts w:ascii="Times New Roman" w:hAnsi="Times New Roman" w:cs="Times New Roman"/>
          <w:b/>
          <w:bCs/>
        </w:rPr>
        <w:t>P</w:t>
      </w:r>
      <w:r w:rsidRPr="003A24B3">
        <w:rPr>
          <w:rFonts w:ascii="Times New Roman" w:hAnsi="Times New Roman" w:cs="Times New Roman"/>
          <w:b/>
          <w:bCs/>
        </w:rPr>
        <w:t xml:space="preserve">rasad </w:t>
      </w:r>
      <w:r>
        <w:rPr>
          <w:rFonts w:ascii="Times New Roman" w:hAnsi="Times New Roman" w:cs="Times New Roman"/>
          <w:b/>
          <w:bCs/>
        </w:rPr>
        <w:t>K</w:t>
      </w:r>
      <w:r w:rsidRPr="003A24B3">
        <w:rPr>
          <w:rFonts w:ascii="Times New Roman" w:hAnsi="Times New Roman" w:cs="Times New Roman"/>
          <w:b/>
          <w:bCs/>
        </w:rPr>
        <w:t>avadi</w:t>
      </w:r>
      <w:r w:rsidRPr="003A24B3">
        <w:rPr>
          <w:rFonts w:ascii="Times New Roman" w:hAnsi="Times New Roman" w:cs="Times New Roman"/>
        </w:rPr>
        <w:t>, Head of the Department CSE(</w:t>
      </w:r>
      <w:r w:rsidR="00440DC0">
        <w:rPr>
          <w:rFonts w:ascii="Times New Roman" w:hAnsi="Times New Roman" w:cs="Times New Roman"/>
        </w:rPr>
        <w:t>CS</w:t>
      </w:r>
      <w:r w:rsidRPr="003A24B3">
        <w:rPr>
          <w:rFonts w:ascii="Times New Roman" w:hAnsi="Times New Roman" w:cs="Times New Roman"/>
        </w:rPr>
        <w:t>), for providing the necessary resources for successful completion of the project work.</w:t>
      </w:r>
    </w:p>
    <w:p w14:paraId="0EDC77D8" w14:textId="4AECC63D" w:rsidR="00C402BB" w:rsidRDefault="00C402BB" w:rsidP="00C402BB">
      <w:pPr>
        <w:jc w:val="both"/>
        <w:rPr>
          <w:rFonts w:ascii="Times New Roman" w:hAnsi="Times New Roman" w:cs="Times New Roman"/>
        </w:rPr>
      </w:pPr>
      <w:r w:rsidRPr="003A24B3">
        <w:rPr>
          <w:rFonts w:ascii="Times New Roman" w:hAnsi="Times New Roman" w:cs="Times New Roman"/>
        </w:rPr>
        <w:t xml:space="preserve"> We would also like to express our gratitude </w:t>
      </w:r>
      <w:r w:rsidRPr="003A24B3">
        <w:rPr>
          <w:rFonts w:ascii="Times New Roman" w:hAnsi="Times New Roman" w:cs="Times New Roman"/>
          <w:b/>
          <w:bCs/>
        </w:rPr>
        <w:t>Prof.</w:t>
      </w:r>
      <w:r w:rsidR="00CC2765">
        <w:rPr>
          <w:rFonts w:ascii="Times New Roman" w:hAnsi="Times New Roman" w:cs="Times New Roman"/>
          <w:b/>
          <w:bCs/>
        </w:rPr>
        <w:t xml:space="preserve"> </w:t>
      </w:r>
      <w:r w:rsidRPr="003A24B3">
        <w:rPr>
          <w:rFonts w:ascii="Times New Roman" w:hAnsi="Times New Roman" w:cs="Times New Roman"/>
          <w:b/>
          <w:bCs/>
        </w:rPr>
        <w:t xml:space="preserve"> </w:t>
      </w:r>
      <w:proofErr w:type="spellStart"/>
      <w:r>
        <w:rPr>
          <w:rFonts w:ascii="Times New Roman" w:hAnsi="Times New Roman" w:cs="Times New Roman"/>
          <w:b/>
          <w:bCs/>
        </w:rPr>
        <w:t>G</w:t>
      </w:r>
      <w:r w:rsidRPr="003A24B3">
        <w:rPr>
          <w:rFonts w:ascii="Times New Roman" w:hAnsi="Times New Roman" w:cs="Times New Roman"/>
          <w:b/>
          <w:bCs/>
        </w:rPr>
        <w:t>naneswara</w:t>
      </w:r>
      <w:proofErr w:type="spellEnd"/>
      <w:r w:rsidRPr="003A24B3">
        <w:rPr>
          <w:rFonts w:ascii="Times New Roman" w:hAnsi="Times New Roman" w:cs="Times New Roman"/>
          <w:b/>
          <w:bCs/>
        </w:rPr>
        <w:t xml:space="preserve"> </w:t>
      </w:r>
      <w:r>
        <w:rPr>
          <w:rFonts w:ascii="Times New Roman" w:hAnsi="Times New Roman" w:cs="Times New Roman"/>
          <w:b/>
          <w:bCs/>
        </w:rPr>
        <w:t>R</w:t>
      </w:r>
      <w:r w:rsidRPr="003A24B3">
        <w:rPr>
          <w:rFonts w:ascii="Times New Roman" w:hAnsi="Times New Roman" w:cs="Times New Roman"/>
          <w:b/>
          <w:bCs/>
        </w:rPr>
        <w:t xml:space="preserve">ao </w:t>
      </w:r>
      <w:r>
        <w:rPr>
          <w:rFonts w:ascii="Times New Roman" w:hAnsi="Times New Roman" w:cs="Times New Roman"/>
          <w:b/>
          <w:bCs/>
        </w:rPr>
        <w:t>N</w:t>
      </w:r>
      <w:r w:rsidRPr="003A24B3">
        <w:rPr>
          <w:rFonts w:ascii="Times New Roman" w:hAnsi="Times New Roman" w:cs="Times New Roman"/>
          <w:b/>
          <w:bCs/>
        </w:rPr>
        <w:t>itta</w:t>
      </w:r>
      <w:r w:rsidRPr="003A24B3">
        <w:rPr>
          <w:rFonts w:ascii="Times New Roman" w:hAnsi="Times New Roman" w:cs="Times New Roman"/>
        </w:rPr>
        <w:t xml:space="preserve">, Principal of </w:t>
      </w:r>
      <w:r w:rsidRPr="003A24B3">
        <w:rPr>
          <w:rFonts w:ascii="Times New Roman" w:hAnsi="Times New Roman" w:cs="Times New Roman"/>
          <w:b/>
          <w:bCs/>
        </w:rPr>
        <w:t>DRK Institute of Science and Technology</w:t>
      </w:r>
      <w:r w:rsidRPr="003A24B3">
        <w:rPr>
          <w:rFonts w:ascii="Times New Roman" w:hAnsi="Times New Roman" w:cs="Times New Roman"/>
        </w:rPr>
        <w:t xml:space="preserve">, for his valuable guidance and Encouragement gave to us throughout this project. </w:t>
      </w:r>
    </w:p>
    <w:p w14:paraId="3AEE6586" w14:textId="77777777" w:rsidR="00C402BB" w:rsidRDefault="00C402BB" w:rsidP="00C402BB">
      <w:pPr>
        <w:jc w:val="both"/>
        <w:rPr>
          <w:rFonts w:ascii="Times New Roman" w:hAnsi="Times New Roman" w:cs="Times New Roman"/>
        </w:rPr>
      </w:pPr>
      <w:r w:rsidRPr="003A24B3">
        <w:rPr>
          <w:rFonts w:ascii="Times New Roman" w:hAnsi="Times New Roman" w:cs="Times New Roman"/>
        </w:rPr>
        <w:t xml:space="preserve">We render our respected sir </w:t>
      </w:r>
      <w:r w:rsidRPr="003A24B3">
        <w:rPr>
          <w:rFonts w:ascii="Times New Roman" w:hAnsi="Times New Roman" w:cs="Times New Roman"/>
          <w:b/>
          <w:bCs/>
        </w:rPr>
        <w:t>D.B. Chandra</w:t>
      </w:r>
      <w:r>
        <w:rPr>
          <w:rFonts w:ascii="Times New Roman" w:hAnsi="Times New Roman" w:cs="Times New Roman"/>
          <w:b/>
          <w:bCs/>
        </w:rPr>
        <w:t xml:space="preserve"> S</w:t>
      </w:r>
      <w:r w:rsidRPr="003A24B3">
        <w:rPr>
          <w:rFonts w:ascii="Times New Roman" w:hAnsi="Times New Roman" w:cs="Times New Roman"/>
          <w:b/>
          <w:bCs/>
        </w:rPr>
        <w:t xml:space="preserve">ekhar </w:t>
      </w:r>
      <w:r>
        <w:rPr>
          <w:rFonts w:ascii="Times New Roman" w:hAnsi="Times New Roman" w:cs="Times New Roman"/>
          <w:b/>
          <w:bCs/>
        </w:rPr>
        <w:t>R</w:t>
      </w:r>
      <w:r w:rsidRPr="003A24B3">
        <w:rPr>
          <w:rFonts w:ascii="Times New Roman" w:hAnsi="Times New Roman" w:cs="Times New Roman"/>
          <w:b/>
          <w:bCs/>
        </w:rPr>
        <w:t>ao</w:t>
      </w:r>
      <w:r w:rsidRPr="003A24B3">
        <w:rPr>
          <w:rFonts w:ascii="Times New Roman" w:hAnsi="Times New Roman" w:cs="Times New Roman"/>
        </w:rPr>
        <w:t>, Chairman of</w:t>
      </w:r>
      <w:r w:rsidRPr="003A24B3">
        <w:rPr>
          <w:rFonts w:ascii="Times New Roman" w:hAnsi="Times New Roman" w:cs="Times New Roman"/>
          <w:b/>
          <w:bCs/>
        </w:rPr>
        <w:t xml:space="preserve"> DRK Group of Institutions</w:t>
      </w:r>
      <w:r w:rsidRPr="003A24B3">
        <w:rPr>
          <w:rFonts w:ascii="Times New Roman" w:hAnsi="Times New Roman" w:cs="Times New Roman"/>
        </w:rPr>
        <w:t xml:space="preserve">, for his initiative in creating a conducive atmosphere in which we could Complete the course work and project work successfully. </w:t>
      </w:r>
    </w:p>
    <w:p w14:paraId="66B9872A" w14:textId="77777777" w:rsidR="00C402BB" w:rsidRPr="00554F16" w:rsidRDefault="00C402BB" w:rsidP="00C402BB">
      <w:pPr>
        <w:jc w:val="both"/>
        <w:rPr>
          <w:rFonts w:ascii="Times New Roman" w:hAnsi="Times New Roman" w:cs="Times New Roman"/>
        </w:rPr>
      </w:pPr>
      <w:r w:rsidRPr="003A24B3">
        <w:rPr>
          <w:rFonts w:ascii="Times New Roman" w:hAnsi="Times New Roman" w:cs="Times New Roman"/>
        </w:rPr>
        <w:t>We would like to thank our parents and friends, who have the greatest contributions in all our achievements, for the great care and blessings in making us successful in all our endeavour’s</w:t>
      </w:r>
      <w:r>
        <w:rPr>
          <w:rFonts w:ascii="Times New Roman" w:hAnsi="Times New Roman" w:cs="Times New Roman"/>
        </w:rPr>
        <w:t>.</w:t>
      </w:r>
    </w:p>
    <w:p w14:paraId="76834D04" w14:textId="77777777" w:rsidR="00C402BB" w:rsidRPr="00554F16" w:rsidRDefault="00C402BB" w:rsidP="00C402BB">
      <w:pPr>
        <w:jc w:val="both"/>
        <w:rPr>
          <w:rFonts w:ascii="Times New Roman" w:hAnsi="Times New Roman" w:cs="Times New Roman"/>
        </w:rPr>
      </w:pPr>
    </w:p>
    <w:p w14:paraId="262E8ED6" w14:textId="77777777" w:rsidR="00C402BB" w:rsidRPr="00554F16" w:rsidRDefault="00C402BB" w:rsidP="00C402BB">
      <w:pPr>
        <w:jc w:val="center"/>
        <w:rPr>
          <w:rFonts w:ascii="Times New Roman" w:hAnsi="Times New Roman" w:cs="Times New Roman"/>
        </w:rPr>
      </w:pPr>
    </w:p>
    <w:p w14:paraId="632A6F4C" w14:textId="1E08DA58" w:rsidR="00C402BB" w:rsidRPr="00554F16" w:rsidRDefault="00C402BB" w:rsidP="00C402BB">
      <w:pPr>
        <w:rPr>
          <w:rFonts w:ascii="Times New Roman" w:hAnsi="Times New Roman" w:cs="Times New Roman"/>
        </w:rPr>
      </w:pPr>
      <w:r w:rsidRPr="00622D63">
        <w:rPr>
          <w:rFonts w:ascii="Times New Roman" w:hAnsi="Times New Roman" w:cs="Times New Roman"/>
        </w:rPr>
        <w:t xml:space="preserve">                  </w:t>
      </w:r>
      <w:r w:rsidR="004E3733" w:rsidRPr="00622D63">
        <w:rPr>
          <w:rFonts w:ascii="Times New Roman" w:hAnsi="Times New Roman" w:cs="Times New Roman"/>
        </w:rPr>
        <w:t xml:space="preserve">  </w:t>
      </w:r>
      <w:r w:rsidRPr="00622D63">
        <w:rPr>
          <w:rFonts w:ascii="Times New Roman" w:hAnsi="Times New Roman" w:cs="Times New Roman"/>
        </w:rPr>
        <w:t xml:space="preserve"> </w:t>
      </w:r>
      <w:r w:rsidR="004E3733" w:rsidRPr="00622D63">
        <w:rPr>
          <w:rFonts w:ascii="Times New Roman" w:hAnsi="Times New Roman" w:cs="Times New Roman"/>
        </w:rPr>
        <w:t>M. Karthik</w:t>
      </w:r>
      <w:r w:rsidRPr="00554F16">
        <w:rPr>
          <w:rFonts w:ascii="Times New Roman" w:hAnsi="Times New Roman" w:cs="Times New Roman"/>
        </w:rPr>
        <w:tab/>
      </w:r>
      <w:r w:rsidRPr="00554F16">
        <w:rPr>
          <w:rFonts w:ascii="Times New Roman" w:hAnsi="Times New Roman" w:cs="Times New Roman"/>
        </w:rPr>
        <w:tab/>
      </w:r>
      <w:r w:rsidRPr="00554F16">
        <w:rPr>
          <w:rFonts w:ascii="Times New Roman" w:hAnsi="Times New Roman" w:cs="Times New Roman"/>
        </w:rPr>
        <w:tab/>
      </w:r>
      <w:r w:rsidRPr="00554F16">
        <w:rPr>
          <w:rFonts w:ascii="Times New Roman" w:hAnsi="Times New Roman" w:cs="Times New Roman"/>
        </w:rPr>
        <w:tab/>
        <w:t xml:space="preserve">                             </w:t>
      </w:r>
      <w:r w:rsidR="004E3733">
        <w:rPr>
          <w:rFonts w:ascii="Times New Roman" w:hAnsi="Times New Roman" w:cs="Times New Roman"/>
        </w:rPr>
        <w:t>R. Bharath</w:t>
      </w:r>
    </w:p>
    <w:p w14:paraId="6DFCA25B" w14:textId="3BD88428" w:rsidR="00C402BB" w:rsidRPr="004E3733" w:rsidRDefault="004E3733" w:rsidP="00C402BB">
      <w:pPr>
        <w:jc w:val="center"/>
        <w:rPr>
          <w:rFonts w:ascii="Times New Roman" w:hAnsi="Times New Roman" w:cs="Times New Roman"/>
        </w:rPr>
      </w:pPr>
      <w:r w:rsidRPr="00622D63">
        <w:rPr>
          <w:rFonts w:ascii="Times New Roman" w:hAnsi="Times New Roman" w:cs="Times New Roman"/>
          <w:b/>
          <w:bCs/>
        </w:rPr>
        <w:t>23U51A6220</w:t>
      </w:r>
      <w:r w:rsidR="00C402BB" w:rsidRPr="004E3733">
        <w:rPr>
          <w:rFonts w:ascii="Times New Roman" w:hAnsi="Times New Roman" w:cs="Times New Roman"/>
        </w:rPr>
        <w:tab/>
      </w:r>
      <w:r w:rsidR="00C402BB" w:rsidRPr="00554F16">
        <w:rPr>
          <w:rFonts w:ascii="Times New Roman" w:hAnsi="Times New Roman" w:cs="Times New Roman"/>
        </w:rPr>
        <w:tab/>
      </w:r>
      <w:r w:rsidR="00C402BB" w:rsidRPr="00554F16">
        <w:rPr>
          <w:rFonts w:ascii="Times New Roman" w:hAnsi="Times New Roman" w:cs="Times New Roman"/>
        </w:rPr>
        <w:tab/>
      </w:r>
      <w:r w:rsidR="00C402BB" w:rsidRPr="00554F16">
        <w:rPr>
          <w:rFonts w:ascii="Times New Roman" w:hAnsi="Times New Roman" w:cs="Times New Roman"/>
        </w:rPr>
        <w:tab/>
      </w:r>
      <w:r w:rsidR="00C402BB" w:rsidRPr="00554F16">
        <w:rPr>
          <w:rFonts w:ascii="Times New Roman" w:hAnsi="Times New Roman" w:cs="Times New Roman"/>
        </w:rPr>
        <w:tab/>
      </w:r>
      <w:r w:rsidR="00C402BB" w:rsidRPr="00554F16">
        <w:rPr>
          <w:rFonts w:ascii="Times New Roman" w:hAnsi="Times New Roman" w:cs="Times New Roman"/>
        </w:rPr>
        <w:tab/>
        <w:t xml:space="preserve">      </w:t>
      </w:r>
      <w:r w:rsidRPr="00622D63">
        <w:rPr>
          <w:rFonts w:ascii="Times New Roman" w:hAnsi="Times New Roman" w:cs="Times New Roman"/>
          <w:b/>
          <w:bCs/>
        </w:rPr>
        <w:t>23U51A6235</w:t>
      </w:r>
    </w:p>
    <w:p w14:paraId="0FED5E8B" w14:textId="26B99D5C" w:rsidR="00C402BB" w:rsidRPr="00554F16" w:rsidRDefault="00287A06" w:rsidP="00287A06">
      <w:pPr>
        <w:rPr>
          <w:rFonts w:ascii="Times New Roman" w:hAnsi="Times New Roman" w:cs="Times New Roman"/>
        </w:rPr>
      </w:pPr>
      <w:r>
        <w:rPr>
          <w:rFonts w:ascii="Times New Roman" w:hAnsi="Times New Roman" w:cs="Times New Roman"/>
        </w:rPr>
        <w:t xml:space="preserve">               </w:t>
      </w:r>
      <w:r w:rsidR="00C402BB" w:rsidRPr="00554F16">
        <w:rPr>
          <w:rFonts w:ascii="Times New Roman" w:hAnsi="Times New Roman" w:cs="Times New Roman"/>
        </w:rPr>
        <w:t>Dept. of CSE (</w:t>
      </w:r>
      <w:r w:rsidR="004E3733">
        <w:rPr>
          <w:rFonts w:ascii="Times New Roman" w:hAnsi="Times New Roman" w:cs="Times New Roman"/>
        </w:rPr>
        <w:t>CS</w:t>
      </w:r>
      <w:r w:rsidR="00C402BB" w:rsidRPr="00554F16">
        <w:rPr>
          <w:rFonts w:ascii="Times New Roman" w:hAnsi="Times New Roman" w:cs="Times New Roman"/>
        </w:rPr>
        <w:t>)</w:t>
      </w:r>
      <w:r w:rsidR="00C402BB" w:rsidRPr="00554F16">
        <w:rPr>
          <w:rFonts w:ascii="Times New Roman" w:hAnsi="Times New Roman" w:cs="Times New Roman"/>
        </w:rPr>
        <w:tab/>
      </w:r>
      <w:r w:rsidR="00C402BB" w:rsidRPr="00554F16">
        <w:rPr>
          <w:rFonts w:ascii="Times New Roman" w:hAnsi="Times New Roman" w:cs="Times New Roman"/>
        </w:rPr>
        <w:tab/>
      </w:r>
      <w:r w:rsidR="00C402BB" w:rsidRPr="00554F16">
        <w:rPr>
          <w:rFonts w:ascii="Times New Roman" w:hAnsi="Times New Roman" w:cs="Times New Roman"/>
        </w:rPr>
        <w:tab/>
      </w:r>
      <w:r w:rsidR="00C402BB" w:rsidRPr="00554F16">
        <w:rPr>
          <w:rFonts w:ascii="Times New Roman" w:hAnsi="Times New Roman" w:cs="Times New Roman"/>
        </w:rPr>
        <w:tab/>
        <w:t xml:space="preserve">       </w:t>
      </w:r>
      <w:r>
        <w:rPr>
          <w:rFonts w:ascii="Times New Roman" w:hAnsi="Times New Roman" w:cs="Times New Roman"/>
        </w:rPr>
        <w:t xml:space="preserve">               </w:t>
      </w:r>
      <w:r w:rsidR="00C402BB" w:rsidRPr="00554F16">
        <w:rPr>
          <w:rFonts w:ascii="Times New Roman" w:hAnsi="Times New Roman" w:cs="Times New Roman"/>
        </w:rPr>
        <w:t>Dept. of CSE (</w:t>
      </w:r>
      <w:r w:rsidR="004E3733">
        <w:rPr>
          <w:rFonts w:ascii="Times New Roman" w:hAnsi="Times New Roman" w:cs="Times New Roman"/>
        </w:rPr>
        <w:t>CS</w:t>
      </w:r>
      <w:r w:rsidR="00C402BB" w:rsidRPr="00554F16">
        <w:rPr>
          <w:rFonts w:ascii="Times New Roman" w:hAnsi="Times New Roman" w:cs="Times New Roman"/>
        </w:rPr>
        <w:t>)</w:t>
      </w:r>
    </w:p>
    <w:p w14:paraId="2050BA1D" w14:textId="77777777" w:rsidR="00C402BB" w:rsidRPr="00554F16" w:rsidRDefault="00C402BB" w:rsidP="00C402BB">
      <w:pPr>
        <w:jc w:val="center"/>
        <w:rPr>
          <w:rFonts w:ascii="Times New Roman" w:hAnsi="Times New Roman" w:cs="Times New Roman"/>
          <w:b/>
          <w:bCs/>
        </w:rPr>
      </w:pPr>
    </w:p>
    <w:p w14:paraId="5400A62D" w14:textId="54B40DB5" w:rsidR="00C402BB" w:rsidRPr="00554F16" w:rsidRDefault="00C402BB" w:rsidP="00C402BB">
      <w:pPr>
        <w:rPr>
          <w:rFonts w:ascii="Times New Roman" w:hAnsi="Times New Roman" w:cs="Times New Roman"/>
        </w:rPr>
      </w:pPr>
      <w:r w:rsidRPr="00554F16">
        <w:rPr>
          <w:rFonts w:ascii="Times New Roman" w:hAnsi="Times New Roman" w:cs="Times New Roman"/>
        </w:rPr>
        <w:t xml:space="preserve">                   </w:t>
      </w:r>
      <w:r w:rsidR="004E3733">
        <w:rPr>
          <w:rFonts w:ascii="Times New Roman" w:hAnsi="Times New Roman" w:cs="Times New Roman"/>
        </w:rPr>
        <w:t>P. Anil Kumar</w:t>
      </w:r>
      <w:r w:rsidRPr="00554F16">
        <w:rPr>
          <w:rFonts w:ascii="Times New Roman" w:hAnsi="Times New Roman" w:cs="Times New Roman"/>
        </w:rPr>
        <w:tab/>
      </w:r>
      <w:r w:rsidRPr="00554F16">
        <w:rPr>
          <w:rFonts w:ascii="Times New Roman" w:hAnsi="Times New Roman" w:cs="Times New Roman"/>
        </w:rPr>
        <w:tab/>
      </w:r>
      <w:r w:rsidRPr="00554F16">
        <w:rPr>
          <w:rFonts w:ascii="Times New Roman" w:hAnsi="Times New Roman" w:cs="Times New Roman"/>
        </w:rPr>
        <w:tab/>
        <w:t xml:space="preserve">                                    </w:t>
      </w:r>
    </w:p>
    <w:p w14:paraId="37F3FCAA" w14:textId="0DE1C53A" w:rsidR="00C402BB" w:rsidRPr="00622D63" w:rsidRDefault="004E3733" w:rsidP="004E3733">
      <w:pPr>
        <w:rPr>
          <w:rFonts w:ascii="Times New Roman" w:hAnsi="Times New Roman" w:cs="Times New Roman"/>
          <w:b/>
          <w:bCs/>
        </w:rPr>
      </w:pPr>
      <w:r w:rsidRPr="00622D63">
        <w:rPr>
          <w:rFonts w:ascii="Times New Roman" w:hAnsi="Times New Roman" w:cs="Times New Roman"/>
          <w:b/>
          <w:bCs/>
        </w:rPr>
        <w:t xml:space="preserve">                   23U51A62</w:t>
      </w:r>
      <w:r w:rsidR="00287A06" w:rsidRPr="00622D63">
        <w:rPr>
          <w:rFonts w:ascii="Times New Roman" w:hAnsi="Times New Roman" w:cs="Times New Roman"/>
          <w:b/>
          <w:bCs/>
        </w:rPr>
        <w:t>33</w:t>
      </w:r>
      <w:r w:rsidR="00C402BB" w:rsidRPr="00622D63">
        <w:rPr>
          <w:rFonts w:ascii="Times New Roman" w:hAnsi="Times New Roman" w:cs="Times New Roman"/>
          <w:b/>
          <w:bCs/>
        </w:rPr>
        <w:tab/>
      </w:r>
      <w:r w:rsidR="00C402BB" w:rsidRPr="00622D63">
        <w:rPr>
          <w:rFonts w:ascii="Times New Roman" w:hAnsi="Times New Roman" w:cs="Times New Roman"/>
          <w:b/>
          <w:bCs/>
        </w:rPr>
        <w:tab/>
      </w:r>
      <w:r w:rsidR="00C402BB" w:rsidRPr="00622D63">
        <w:rPr>
          <w:rFonts w:ascii="Times New Roman" w:hAnsi="Times New Roman" w:cs="Times New Roman"/>
          <w:b/>
          <w:bCs/>
        </w:rPr>
        <w:tab/>
        <w:t xml:space="preserve">                               </w:t>
      </w:r>
    </w:p>
    <w:p w14:paraId="2630EA50" w14:textId="1C840A8D" w:rsidR="00C402BB" w:rsidRPr="00554F16" w:rsidRDefault="004E3733" w:rsidP="004E3733">
      <w:pPr>
        <w:rPr>
          <w:rFonts w:ascii="Times New Roman" w:hAnsi="Times New Roman" w:cs="Times New Roman"/>
        </w:rPr>
      </w:pPr>
      <w:r>
        <w:rPr>
          <w:rFonts w:ascii="Times New Roman" w:hAnsi="Times New Roman" w:cs="Times New Roman"/>
        </w:rPr>
        <w:t xml:space="preserve">         </w:t>
      </w:r>
      <w:r w:rsidR="00287A06">
        <w:rPr>
          <w:rFonts w:ascii="Times New Roman" w:hAnsi="Times New Roman" w:cs="Times New Roman"/>
        </w:rPr>
        <w:t xml:space="preserve">        </w:t>
      </w:r>
      <w:r w:rsidR="00C402BB" w:rsidRPr="00554F16">
        <w:rPr>
          <w:rFonts w:ascii="Times New Roman" w:hAnsi="Times New Roman" w:cs="Times New Roman"/>
        </w:rPr>
        <w:t>Dept. of CSE (</w:t>
      </w:r>
      <w:r w:rsidR="00287A06">
        <w:rPr>
          <w:rFonts w:ascii="Times New Roman" w:hAnsi="Times New Roman" w:cs="Times New Roman"/>
        </w:rPr>
        <w:t>CS</w:t>
      </w:r>
      <w:r w:rsidR="00C402BB" w:rsidRPr="00554F16">
        <w:rPr>
          <w:rFonts w:ascii="Times New Roman" w:hAnsi="Times New Roman" w:cs="Times New Roman"/>
        </w:rPr>
        <w:t>)</w:t>
      </w:r>
      <w:r w:rsidR="00C402BB" w:rsidRPr="00554F16">
        <w:rPr>
          <w:rFonts w:ascii="Times New Roman" w:hAnsi="Times New Roman" w:cs="Times New Roman"/>
        </w:rPr>
        <w:tab/>
      </w:r>
      <w:r w:rsidR="00C402BB" w:rsidRPr="00554F16">
        <w:rPr>
          <w:rFonts w:ascii="Times New Roman" w:hAnsi="Times New Roman" w:cs="Times New Roman"/>
        </w:rPr>
        <w:tab/>
      </w:r>
      <w:r w:rsidR="00C402BB" w:rsidRPr="00554F16">
        <w:rPr>
          <w:rFonts w:ascii="Times New Roman" w:hAnsi="Times New Roman" w:cs="Times New Roman"/>
        </w:rPr>
        <w:tab/>
      </w:r>
    </w:p>
    <w:p w14:paraId="3D99CFC3" w14:textId="77777777" w:rsidR="00C402BB" w:rsidRPr="00554F16" w:rsidRDefault="00C402BB" w:rsidP="00C402BB">
      <w:pPr>
        <w:jc w:val="center"/>
        <w:rPr>
          <w:rFonts w:ascii="Times New Roman" w:hAnsi="Times New Roman" w:cs="Times New Roman"/>
        </w:rPr>
      </w:pPr>
    </w:p>
    <w:p w14:paraId="50C4375E" w14:textId="77777777" w:rsidR="00C402BB" w:rsidRDefault="00C402BB" w:rsidP="00C402BB">
      <w:pPr>
        <w:spacing w:line="360" w:lineRule="auto"/>
        <w:jc w:val="center"/>
        <w:rPr>
          <w:rFonts w:ascii="Times New Roman" w:hAnsi="Times New Roman" w:cs="Times New Roman"/>
          <w:b/>
          <w:bCs/>
        </w:rPr>
      </w:pPr>
    </w:p>
    <w:p w14:paraId="4FB9199D" w14:textId="77777777" w:rsidR="00D06F37" w:rsidRDefault="00D06F37" w:rsidP="00C402BB">
      <w:pPr>
        <w:spacing w:line="360" w:lineRule="auto"/>
        <w:jc w:val="center"/>
        <w:rPr>
          <w:rFonts w:ascii="Times New Roman" w:hAnsi="Times New Roman" w:cs="Times New Roman"/>
          <w:b/>
          <w:bCs/>
        </w:rPr>
      </w:pPr>
    </w:p>
    <w:p w14:paraId="4196168E" w14:textId="77777777" w:rsidR="00A54803" w:rsidRDefault="00A54803" w:rsidP="00C402BB">
      <w:pPr>
        <w:spacing w:line="360" w:lineRule="auto"/>
        <w:jc w:val="center"/>
        <w:rPr>
          <w:rFonts w:ascii="Times New Roman" w:hAnsi="Times New Roman" w:cs="Times New Roman"/>
          <w:b/>
          <w:bCs/>
        </w:rPr>
      </w:pPr>
    </w:p>
    <w:p w14:paraId="3D02FB57" w14:textId="77777777" w:rsidR="00A54803" w:rsidRDefault="00A54803" w:rsidP="00C402BB">
      <w:pPr>
        <w:spacing w:line="360" w:lineRule="auto"/>
        <w:jc w:val="center"/>
        <w:rPr>
          <w:rFonts w:ascii="Times New Roman" w:hAnsi="Times New Roman" w:cs="Times New Roman"/>
          <w:b/>
          <w:bCs/>
        </w:rPr>
      </w:pPr>
    </w:p>
    <w:p w14:paraId="72CF768F" w14:textId="77777777" w:rsidR="00293276" w:rsidRDefault="00293276" w:rsidP="00C402BB">
      <w:pPr>
        <w:spacing w:line="360" w:lineRule="auto"/>
        <w:jc w:val="center"/>
        <w:rPr>
          <w:rFonts w:ascii="Times New Roman" w:hAnsi="Times New Roman" w:cs="Times New Roman"/>
          <w:b/>
          <w:bCs/>
        </w:rPr>
        <w:sectPr w:rsidR="00293276" w:rsidSect="00293276">
          <w:headerReference w:type="default" r:id="rId9"/>
          <w:footerReference w:type="default" r:id="rId10"/>
          <w:pgSz w:w="11906" w:h="16838"/>
          <w:pgMar w:top="1440" w:right="1440" w:bottom="1440" w:left="1440" w:header="708" w:footer="708" w:gutter="0"/>
          <w:pgNumType w:start="1"/>
          <w:cols w:space="708"/>
          <w:docGrid w:linePitch="360"/>
        </w:sectPr>
      </w:pPr>
    </w:p>
    <w:p w14:paraId="128CEE96" w14:textId="77777777" w:rsidR="00C402BB" w:rsidRPr="00554F16" w:rsidRDefault="00C402BB" w:rsidP="00293276">
      <w:pPr>
        <w:spacing w:line="360" w:lineRule="auto"/>
        <w:jc w:val="center"/>
        <w:rPr>
          <w:rFonts w:ascii="Times New Roman" w:hAnsi="Times New Roman" w:cs="Times New Roman"/>
          <w:b/>
          <w:bCs/>
        </w:rPr>
      </w:pPr>
      <w:r w:rsidRPr="00554F16">
        <w:rPr>
          <w:rFonts w:ascii="Times New Roman" w:hAnsi="Times New Roman" w:cs="Times New Roman"/>
          <w:b/>
          <w:bCs/>
        </w:rPr>
        <w:lastRenderedPageBreak/>
        <w:t>ABSTRACT</w:t>
      </w:r>
    </w:p>
    <w:p w14:paraId="05D72273" w14:textId="4ACF49B9" w:rsidR="00D03F4C" w:rsidRPr="00D03F4C" w:rsidRDefault="00D03F4C" w:rsidP="00F431E5">
      <w:pPr>
        <w:spacing w:line="360" w:lineRule="auto"/>
        <w:jc w:val="both"/>
        <w:rPr>
          <w:rFonts w:ascii="Times New Roman" w:hAnsi="Times New Roman" w:cs="Times New Roman"/>
        </w:rPr>
      </w:pPr>
      <w:r w:rsidRPr="00D03F4C">
        <w:rPr>
          <w:rFonts w:ascii="Times New Roman" w:hAnsi="Times New Roman" w:cs="Times New Roman"/>
        </w:rPr>
        <w:t>The circulation of counterfeit currency has become a serious issue affecting the economic stability and financial security of a nation. Traditional methods of detecting fake currency, such as manual inspection and ultraviolet (UV) machines, are often time-consuming, expensive, and prone to human error. With the rapid advancement of technology, there is a need for an automated, accurate, and efficient system to identify counterfeit notes.</w:t>
      </w:r>
    </w:p>
    <w:p w14:paraId="29514B5A" w14:textId="77777777" w:rsidR="00D03F4C" w:rsidRPr="00D03F4C" w:rsidRDefault="00D03F4C" w:rsidP="00F431E5">
      <w:pPr>
        <w:spacing w:line="360" w:lineRule="auto"/>
        <w:jc w:val="both"/>
        <w:rPr>
          <w:rFonts w:ascii="Times New Roman" w:hAnsi="Times New Roman" w:cs="Times New Roman"/>
        </w:rPr>
      </w:pPr>
      <w:r w:rsidRPr="00D03F4C">
        <w:rPr>
          <w:rFonts w:ascii="Times New Roman" w:hAnsi="Times New Roman" w:cs="Times New Roman"/>
        </w:rPr>
        <w:t>The feature extraction stage focuses on identifying key security features present in genuine currency notes, such as the RBI logo, watermark, security thread, serial number patterns, and texture details. These features are critical for distinguishing between real and counterfeit notes. Advanced image processing techniques are used to extract these characteristics effectively.</w:t>
      </w:r>
    </w:p>
    <w:p w14:paraId="2EC490AA" w14:textId="77777777" w:rsidR="00D03F4C" w:rsidRPr="00D03F4C" w:rsidRDefault="00D03F4C" w:rsidP="00F431E5">
      <w:pPr>
        <w:spacing w:line="360" w:lineRule="auto"/>
        <w:jc w:val="both"/>
        <w:rPr>
          <w:rFonts w:ascii="Times New Roman" w:hAnsi="Times New Roman" w:cs="Times New Roman"/>
        </w:rPr>
      </w:pPr>
      <w:r w:rsidRPr="00D03F4C">
        <w:rPr>
          <w:rFonts w:ascii="Times New Roman" w:hAnsi="Times New Roman" w:cs="Times New Roman"/>
        </w:rPr>
        <w:t xml:space="preserve">The extracted features are then fed into machine learning algorithms such as Support Vector Machine (SVM), K-Nearest </w:t>
      </w:r>
      <w:proofErr w:type="spellStart"/>
      <w:r w:rsidRPr="00D03F4C">
        <w:rPr>
          <w:rFonts w:ascii="Times New Roman" w:hAnsi="Times New Roman" w:cs="Times New Roman"/>
        </w:rPr>
        <w:t>Neighbors</w:t>
      </w:r>
      <w:proofErr w:type="spellEnd"/>
      <w:r w:rsidRPr="00D03F4C">
        <w:rPr>
          <w:rFonts w:ascii="Times New Roman" w:hAnsi="Times New Roman" w:cs="Times New Roman"/>
        </w:rPr>
        <w:t xml:space="preserve"> (KNN), and Convolutional Neural Networks (CNN). These models are trained on a dataset containing both real and fake currency images to learn patterns and differences between them. Once trained, the system can accurately classify a given currency note as real or fake.</w:t>
      </w:r>
    </w:p>
    <w:p w14:paraId="45EEA2D9" w14:textId="77777777" w:rsidR="00D03F4C" w:rsidRPr="00D03F4C" w:rsidRDefault="00D03F4C" w:rsidP="00F431E5">
      <w:pPr>
        <w:spacing w:line="360" w:lineRule="auto"/>
        <w:jc w:val="both"/>
        <w:rPr>
          <w:rFonts w:ascii="Times New Roman" w:hAnsi="Times New Roman" w:cs="Times New Roman"/>
        </w:rPr>
      </w:pPr>
      <w:r w:rsidRPr="00D03F4C">
        <w:rPr>
          <w:rFonts w:ascii="Times New Roman" w:hAnsi="Times New Roman" w:cs="Times New Roman"/>
        </w:rPr>
        <w:t>The proposed system offers several advantages, including high accuracy, reduced dependency on manual inspection, low operational cost, and faster processing time. It can be used in banks, retail stores, and by common users to verify the authenticity of currency notes. Furthermore, the system can be enhanced in the future by integrating it with mobile applications and real-time camera-based detection systems.</w:t>
      </w:r>
    </w:p>
    <w:p w14:paraId="6EEA378B" w14:textId="77777777" w:rsidR="00D03F4C" w:rsidRPr="00D03F4C" w:rsidRDefault="00D03F4C" w:rsidP="00F431E5">
      <w:pPr>
        <w:spacing w:line="360" w:lineRule="auto"/>
        <w:jc w:val="both"/>
        <w:rPr>
          <w:rFonts w:ascii="Times New Roman" w:hAnsi="Times New Roman" w:cs="Times New Roman"/>
        </w:rPr>
      </w:pPr>
      <w:r w:rsidRPr="00D03F4C">
        <w:rPr>
          <w:rFonts w:ascii="Times New Roman" w:hAnsi="Times New Roman" w:cs="Times New Roman"/>
        </w:rPr>
        <w:t>In conclusion, this project demonstrates an efficient and reliable solution for counterfeit currency detection using machine learning and image processing, contributing to improved financial security and fraud prevention.</w:t>
      </w:r>
    </w:p>
    <w:p w14:paraId="4C3453F6" w14:textId="77777777" w:rsidR="00C402BB" w:rsidRPr="00554F16" w:rsidRDefault="00C402BB" w:rsidP="00C402BB">
      <w:pPr>
        <w:spacing w:line="360" w:lineRule="auto"/>
        <w:jc w:val="center"/>
        <w:rPr>
          <w:rFonts w:ascii="Times New Roman" w:hAnsi="Times New Roman" w:cs="Times New Roman"/>
        </w:rPr>
      </w:pPr>
    </w:p>
    <w:p w14:paraId="0E85D8D1" w14:textId="77777777" w:rsidR="00C402BB" w:rsidRPr="00554F16" w:rsidRDefault="00C402BB" w:rsidP="00C402BB">
      <w:pPr>
        <w:jc w:val="center"/>
        <w:rPr>
          <w:rFonts w:ascii="Times New Roman" w:hAnsi="Times New Roman" w:cs="Times New Roman"/>
        </w:rPr>
      </w:pPr>
    </w:p>
    <w:p w14:paraId="3FDB723D" w14:textId="77777777" w:rsidR="00C402BB" w:rsidRPr="00554F16" w:rsidRDefault="00C402BB" w:rsidP="00C402BB">
      <w:pPr>
        <w:jc w:val="center"/>
        <w:rPr>
          <w:rFonts w:ascii="Times New Roman" w:hAnsi="Times New Roman" w:cs="Times New Roman"/>
        </w:rPr>
      </w:pPr>
    </w:p>
    <w:p w14:paraId="60BA5D5C" w14:textId="77777777" w:rsidR="00C402BB" w:rsidRPr="00554F16" w:rsidRDefault="00C402BB" w:rsidP="00C402BB">
      <w:pPr>
        <w:jc w:val="center"/>
        <w:rPr>
          <w:rFonts w:ascii="Times New Roman" w:hAnsi="Times New Roman" w:cs="Times New Roman"/>
        </w:rPr>
      </w:pPr>
    </w:p>
    <w:p w14:paraId="689C6C09" w14:textId="77777777" w:rsidR="00C402BB" w:rsidRPr="00554F16" w:rsidRDefault="00C402BB" w:rsidP="00C402BB">
      <w:pPr>
        <w:jc w:val="center"/>
        <w:rPr>
          <w:rFonts w:ascii="Times New Roman" w:hAnsi="Times New Roman" w:cs="Times New Roman"/>
        </w:rPr>
      </w:pPr>
    </w:p>
    <w:p w14:paraId="51340043" w14:textId="77777777" w:rsidR="00F431E5" w:rsidRDefault="00F431E5" w:rsidP="00C402BB">
      <w:pPr>
        <w:spacing w:line="360" w:lineRule="auto"/>
        <w:rPr>
          <w:rFonts w:ascii="Times New Roman" w:hAnsi="Times New Roman" w:cs="Times New Roman"/>
          <w:b/>
          <w:bCs/>
        </w:rPr>
      </w:pPr>
    </w:p>
    <w:p w14:paraId="55049A50" w14:textId="39E99633" w:rsidR="00C402BB" w:rsidRPr="00554F16" w:rsidRDefault="00C402BB" w:rsidP="00293276">
      <w:pPr>
        <w:spacing w:line="360" w:lineRule="auto"/>
        <w:jc w:val="center"/>
        <w:rPr>
          <w:rFonts w:ascii="Times New Roman" w:hAnsi="Times New Roman" w:cs="Times New Roman"/>
          <w:b/>
          <w:bCs/>
        </w:rPr>
      </w:pPr>
      <w:r w:rsidRPr="00554F16">
        <w:rPr>
          <w:rFonts w:ascii="Times New Roman" w:hAnsi="Times New Roman" w:cs="Times New Roman"/>
          <w:b/>
          <w:bCs/>
        </w:rPr>
        <w:lastRenderedPageBreak/>
        <w:t>TABLE OF CONTENTS</w:t>
      </w:r>
    </w:p>
    <w:p w14:paraId="2CA0CA54"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CONTENTS</w:t>
      </w:r>
    </w:p>
    <w:p w14:paraId="2AF7B12B" w14:textId="34B0331C" w:rsidR="00C402BB" w:rsidRPr="00C01D4F" w:rsidRDefault="00C402BB" w:rsidP="00C402BB">
      <w:pPr>
        <w:spacing w:line="360" w:lineRule="auto"/>
        <w:rPr>
          <w:rFonts w:ascii="Times New Roman" w:hAnsi="Times New Roman" w:cs="Times New Roman"/>
          <w:b/>
          <w:bCs/>
        </w:rPr>
      </w:pPr>
      <w:bookmarkStart w:id="0" w:name="_Hlk200963658"/>
      <w:r w:rsidRPr="00554F16">
        <w:rPr>
          <w:rFonts w:ascii="Times New Roman" w:hAnsi="Times New Roman" w:cs="Times New Roman"/>
          <w:b/>
          <w:bCs/>
        </w:rPr>
        <w:t>1.INTRODUCTION</w:t>
      </w:r>
      <w:bookmarkEnd w:id="0"/>
    </w:p>
    <w:p w14:paraId="7B5493F6" w14:textId="75D5507D"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1.</w:t>
      </w:r>
      <w:r w:rsidR="00C01D4F">
        <w:rPr>
          <w:rFonts w:ascii="Times New Roman" w:hAnsi="Times New Roman" w:cs="Times New Roman"/>
        </w:rPr>
        <w:t>1</w:t>
      </w:r>
      <w:r w:rsidRPr="00554F16">
        <w:rPr>
          <w:rFonts w:ascii="Times New Roman" w:hAnsi="Times New Roman" w:cs="Times New Roman"/>
        </w:rPr>
        <w:t xml:space="preserve"> PURPOSE</w:t>
      </w:r>
    </w:p>
    <w:p w14:paraId="76BD404C" w14:textId="59137926"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1.</w:t>
      </w:r>
      <w:r w:rsidR="00C01D4F">
        <w:rPr>
          <w:rFonts w:ascii="Times New Roman" w:hAnsi="Times New Roman" w:cs="Times New Roman"/>
        </w:rPr>
        <w:t>2</w:t>
      </w:r>
      <w:r w:rsidRPr="00554F16">
        <w:rPr>
          <w:rFonts w:ascii="Times New Roman" w:hAnsi="Times New Roman" w:cs="Times New Roman"/>
        </w:rPr>
        <w:t xml:space="preserve"> PROBLEM STATEMENT</w:t>
      </w:r>
    </w:p>
    <w:p w14:paraId="55588E3B"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2.SYSTEM SPECIFICATIONS</w:t>
      </w:r>
    </w:p>
    <w:p w14:paraId="4155598E"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2.1 HARDWARE REQUIREMENTS</w:t>
      </w:r>
    </w:p>
    <w:p w14:paraId="02597A8D"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2.2 SOFTWARE REQUIREMENTS</w:t>
      </w:r>
    </w:p>
    <w:p w14:paraId="3DBF1E28"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3.SOFTWARE AND HARDWARE SPECIFICATIONS</w:t>
      </w:r>
    </w:p>
    <w:p w14:paraId="67F4C171"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3.1 REQUIREMENT ANALYSIS</w:t>
      </w:r>
    </w:p>
    <w:p w14:paraId="33AE05E3"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3.2 REQUIREMENT SPECIFICATIONS</w:t>
      </w:r>
    </w:p>
    <w:p w14:paraId="36249647"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3.2.1 FUNCTIONAL REQUIREMENTS</w:t>
      </w:r>
    </w:p>
    <w:p w14:paraId="34A60034"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3.2.2 SOFTWARE REQUIREMENTS</w:t>
      </w:r>
    </w:p>
    <w:p w14:paraId="5F629FA2"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3.2.3 HARDWARE REQUIREMENTS</w:t>
      </w:r>
    </w:p>
    <w:p w14:paraId="6592F466"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4.LITERATURE SURVEY</w:t>
      </w:r>
    </w:p>
    <w:p w14:paraId="51B6D222"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5.SYSTEM ANALYSIS</w:t>
      </w:r>
    </w:p>
    <w:p w14:paraId="6DA83D76"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5.1 EXISTING SYSTEM</w:t>
      </w:r>
    </w:p>
    <w:p w14:paraId="6A4AD346"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5.2 PROPOSED SYSTEM</w:t>
      </w:r>
    </w:p>
    <w:p w14:paraId="53980490"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6.MODULES</w:t>
      </w:r>
    </w:p>
    <w:p w14:paraId="09F3E3E1"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6.1 MODULES</w:t>
      </w:r>
    </w:p>
    <w:p w14:paraId="6C79E0DD"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6.2 MODULES DESCRIPTION</w:t>
      </w:r>
    </w:p>
    <w:p w14:paraId="7940FB05"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7.SYSTEM DESIGN</w:t>
      </w:r>
    </w:p>
    <w:p w14:paraId="4CEAF9F5" w14:textId="5AD6E699" w:rsidR="00C402BB" w:rsidRPr="005A058A" w:rsidRDefault="00C402BB" w:rsidP="00C402BB">
      <w:pPr>
        <w:spacing w:line="360" w:lineRule="auto"/>
        <w:jc w:val="both"/>
        <w:rPr>
          <w:rFonts w:ascii="Times New Roman" w:hAnsi="Times New Roman" w:cs="Times New Roman"/>
        </w:rPr>
      </w:pPr>
      <w:r w:rsidRPr="00554F16">
        <w:rPr>
          <w:rFonts w:ascii="Times New Roman" w:hAnsi="Times New Roman" w:cs="Times New Roman"/>
        </w:rPr>
        <w:t xml:space="preserve">  7.1 </w:t>
      </w:r>
      <w:r w:rsidRPr="00825C2C">
        <w:rPr>
          <w:rFonts w:ascii="Times New Roman" w:hAnsi="Times New Roman" w:cs="Times New Roman"/>
        </w:rPr>
        <w:t>TRANSFORMER-</w:t>
      </w:r>
      <w:r w:rsidR="005A058A">
        <w:rPr>
          <w:rFonts w:ascii="Times New Roman" w:hAnsi="Times New Roman" w:cs="Times New Roman"/>
        </w:rPr>
        <w:t>BASED</w:t>
      </w:r>
      <w:r w:rsidR="00B76E6E" w:rsidRPr="00B76E6E">
        <w:rPr>
          <w:rFonts w:ascii="Times New Roman" w:hAnsi="Times New Roman" w:cs="Times New Roman"/>
          <w:b/>
          <w:bCs/>
          <w:sz w:val="28"/>
          <w:szCs w:val="28"/>
        </w:rPr>
        <w:t xml:space="preserve"> </w:t>
      </w:r>
      <w:r w:rsidR="00B76E6E" w:rsidRPr="005A058A">
        <w:rPr>
          <w:rFonts w:ascii="Times New Roman" w:hAnsi="Times New Roman" w:cs="Times New Roman"/>
        </w:rPr>
        <w:t>FAKE</w:t>
      </w:r>
      <w:r w:rsidR="005A058A">
        <w:rPr>
          <w:rFonts w:ascii="Times New Roman" w:hAnsi="Times New Roman" w:cs="Times New Roman"/>
        </w:rPr>
        <w:t xml:space="preserve"> </w:t>
      </w:r>
      <w:r w:rsidR="00B76E6E" w:rsidRPr="005A058A">
        <w:rPr>
          <w:rFonts w:ascii="Times New Roman" w:hAnsi="Times New Roman" w:cs="Times New Roman"/>
        </w:rPr>
        <w:t>CURRENCY DETECTION USING MACHINE LEARNING</w:t>
      </w:r>
    </w:p>
    <w:p w14:paraId="6D8411AE" w14:textId="77777777" w:rsidR="00C402BB" w:rsidRPr="00554F16" w:rsidRDefault="00C402BB" w:rsidP="00C402BB">
      <w:pPr>
        <w:spacing w:line="360" w:lineRule="auto"/>
        <w:jc w:val="both"/>
        <w:rPr>
          <w:rFonts w:ascii="Times New Roman" w:hAnsi="Times New Roman" w:cs="Times New Roman"/>
        </w:rPr>
      </w:pPr>
      <w:r w:rsidRPr="00554F16">
        <w:rPr>
          <w:rFonts w:ascii="Times New Roman" w:hAnsi="Times New Roman" w:cs="Times New Roman"/>
        </w:rPr>
        <w:lastRenderedPageBreak/>
        <w:t xml:space="preserve">  7.2 </w:t>
      </w:r>
      <w:r w:rsidRPr="00825C2C">
        <w:rPr>
          <w:rFonts w:ascii="Times New Roman" w:hAnsi="Times New Roman" w:cs="Times New Roman"/>
        </w:rPr>
        <w:t>DATA PREPARATION AND FEATURE ENHANCEMENT PHASE</w:t>
      </w:r>
    </w:p>
    <w:p w14:paraId="7EA72CB4" w14:textId="77777777" w:rsidR="00C402BB" w:rsidRPr="00FD21A4"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7.3 </w:t>
      </w:r>
      <w:r w:rsidRPr="00825C2C">
        <w:rPr>
          <w:rFonts w:ascii="Times New Roman" w:hAnsi="Times New Roman" w:cs="Times New Roman"/>
        </w:rPr>
        <w:t>MODEL TRAINING AND FORECASTING PROCESS (USING TRANSFORMER)</w:t>
      </w:r>
    </w:p>
    <w:p w14:paraId="6E6AF631" w14:textId="77777777" w:rsidR="00C402BB" w:rsidRPr="00356B45"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7.4 </w:t>
      </w:r>
      <w:r w:rsidRPr="00825C2C">
        <w:rPr>
          <w:rFonts w:ascii="Times New Roman" w:hAnsi="Times New Roman" w:cs="Times New Roman"/>
        </w:rPr>
        <w:t>DATA FLOW DIAGRAM FOR STOCK PREDICTION SYSTEM</w:t>
      </w:r>
    </w:p>
    <w:p w14:paraId="187398EF"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8. SOURCE CODE</w:t>
      </w:r>
    </w:p>
    <w:p w14:paraId="25BEC84A"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9.SYSTEM STUDY</w:t>
      </w:r>
    </w:p>
    <w:p w14:paraId="231692F4"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9.1 FESABILITY STUDY</w:t>
      </w:r>
    </w:p>
    <w:p w14:paraId="34106CD7"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9.1.1 FESABILITY STUDY FACTORS</w:t>
      </w:r>
    </w:p>
    <w:p w14:paraId="752C318B"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9.2 FESABILITY STUDY METHODOLOGY</w:t>
      </w:r>
    </w:p>
    <w:p w14:paraId="3B759F9A"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10.SYSTEM TESTING</w:t>
      </w:r>
    </w:p>
    <w:p w14:paraId="2A78A566"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10.1 TYPES OF SYSTEM TESTS</w:t>
      </w:r>
    </w:p>
    <w:p w14:paraId="716DF459"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t xml:space="preserve">  10.</w:t>
      </w:r>
      <w:r>
        <w:rPr>
          <w:rFonts w:ascii="Times New Roman" w:hAnsi="Times New Roman" w:cs="Times New Roman"/>
        </w:rPr>
        <w:t>2</w:t>
      </w:r>
      <w:r w:rsidRPr="00554F16">
        <w:rPr>
          <w:rFonts w:ascii="Times New Roman" w:hAnsi="Times New Roman" w:cs="Times New Roman"/>
        </w:rPr>
        <w:t xml:space="preserve"> SYSTEM TEST METRICES</w:t>
      </w:r>
    </w:p>
    <w:p w14:paraId="2243E050"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11.OUTPUT SCREENS</w:t>
      </w:r>
    </w:p>
    <w:p w14:paraId="210118C8"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12.FURTHER ENHANCEMENTS</w:t>
      </w:r>
    </w:p>
    <w:p w14:paraId="42208194" w14:textId="77777777" w:rsidR="00C402BB" w:rsidRPr="00554F16" w:rsidRDefault="00C402BB" w:rsidP="00C402BB">
      <w:pPr>
        <w:spacing w:line="360" w:lineRule="auto"/>
        <w:rPr>
          <w:rFonts w:ascii="Times New Roman" w:hAnsi="Times New Roman" w:cs="Times New Roman"/>
          <w:b/>
          <w:bCs/>
        </w:rPr>
      </w:pPr>
      <w:r w:rsidRPr="00554F16">
        <w:rPr>
          <w:rFonts w:ascii="Times New Roman" w:hAnsi="Times New Roman" w:cs="Times New Roman"/>
          <w:b/>
          <w:bCs/>
        </w:rPr>
        <w:t>13.REFERENCES</w:t>
      </w:r>
    </w:p>
    <w:p w14:paraId="7417EB32" w14:textId="77777777" w:rsidR="00C402BB" w:rsidRPr="00554F16" w:rsidRDefault="00C402BB" w:rsidP="00C402BB">
      <w:pPr>
        <w:spacing w:line="360" w:lineRule="auto"/>
        <w:rPr>
          <w:rFonts w:ascii="Times New Roman" w:hAnsi="Times New Roman" w:cs="Times New Roman"/>
        </w:rPr>
      </w:pPr>
    </w:p>
    <w:p w14:paraId="54A6D499" w14:textId="77777777" w:rsidR="00C402BB" w:rsidRPr="00554F16" w:rsidRDefault="00C402BB" w:rsidP="00C402BB">
      <w:pPr>
        <w:spacing w:line="360" w:lineRule="auto"/>
        <w:rPr>
          <w:rFonts w:ascii="Times New Roman" w:hAnsi="Times New Roman" w:cs="Times New Roman"/>
        </w:rPr>
      </w:pPr>
    </w:p>
    <w:p w14:paraId="1F36E01B" w14:textId="77777777" w:rsidR="00C402BB" w:rsidRPr="00554F16" w:rsidRDefault="00C402BB" w:rsidP="00C402BB">
      <w:pPr>
        <w:spacing w:line="360" w:lineRule="auto"/>
        <w:rPr>
          <w:rFonts w:ascii="Times New Roman" w:hAnsi="Times New Roman" w:cs="Times New Roman"/>
        </w:rPr>
      </w:pPr>
      <w:r w:rsidRPr="00554F16">
        <w:rPr>
          <w:rFonts w:ascii="Times New Roman" w:hAnsi="Times New Roman" w:cs="Times New Roman"/>
        </w:rPr>
        <w:br w:type="page"/>
      </w:r>
    </w:p>
    <w:p w14:paraId="55296D8C" w14:textId="48B73792" w:rsidR="00B96B1A" w:rsidRDefault="00600623" w:rsidP="00120EE3">
      <w:pPr>
        <w:spacing w:line="360" w:lineRule="auto"/>
        <w:jc w:val="center"/>
        <w:rPr>
          <w:rFonts w:ascii="Times New Roman" w:hAnsi="Times New Roman" w:cs="Times New Roman"/>
          <w:b/>
          <w:bCs/>
          <w:sz w:val="28"/>
          <w:szCs w:val="28"/>
          <w:lang w:val="en-US"/>
        </w:rPr>
      </w:pPr>
      <w:r w:rsidRPr="00600623">
        <w:rPr>
          <w:rFonts w:ascii="Times New Roman" w:hAnsi="Times New Roman" w:cs="Times New Roman"/>
          <w:b/>
          <w:bCs/>
          <w:sz w:val="28"/>
          <w:szCs w:val="28"/>
          <w:lang w:val="en-US"/>
        </w:rPr>
        <w:lastRenderedPageBreak/>
        <w:t>INTRODUCTION</w:t>
      </w:r>
    </w:p>
    <w:p w14:paraId="6D63FA0E" w14:textId="77777777" w:rsidR="00D03F4C" w:rsidRPr="00D03F4C" w:rsidRDefault="00D03F4C" w:rsidP="00D03F4C">
      <w:pPr>
        <w:spacing w:line="360" w:lineRule="auto"/>
        <w:jc w:val="both"/>
        <w:rPr>
          <w:rFonts w:ascii="Times New Roman" w:hAnsi="Times New Roman" w:cs="Times New Roman"/>
        </w:rPr>
      </w:pPr>
      <w:r w:rsidRPr="00D03F4C">
        <w:rPr>
          <w:rFonts w:ascii="Times New Roman" w:hAnsi="Times New Roman" w:cs="Times New Roman"/>
        </w:rPr>
        <w:t>In today’s world, the circulation of counterfeit currency has become a serious threat to the economic stability and financial systems of a country. Fake currency not only causes financial losses to individuals and businesses but also affects the overall trust in the monetary system. With the advancement of printing and scanning technologies, it has become easier for fraudsters to produce high-quality counterfeit notes that are difficult to detect using traditional methods.</w:t>
      </w:r>
    </w:p>
    <w:p w14:paraId="2F7CD017" w14:textId="77777777" w:rsidR="00D03F4C" w:rsidRPr="00D03F4C" w:rsidRDefault="00D03F4C" w:rsidP="00D03F4C">
      <w:pPr>
        <w:spacing w:line="360" w:lineRule="auto"/>
        <w:jc w:val="both"/>
        <w:rPr>
          <w:rFonts w:ascii="Times New Roman" w:hAnsi="Times New Roman" w:cs="Times New Roman"/>
        </w:rPr>
      </w:pPr>
      <w:r w:rsidRPr="00D03F4C">
        <w:rPr>
          <w:rFonts w:ascii="Times New Roman" w:hAnsi="Times New Roman" w:cs="Times New Roman"/>
        </w:rPr>
        <w:t xml:space="preserve">Traditionally, fake currency detection is performed manually by trained personnel or by using special machines such as ultraviolet (UV) detectors. These methods rely on identifying security features like watermarks, security threads, micro-lettering, </w:t>
      </w:r>
      <w:proofErr w:type="spellStart"/>
      <w:r w:rsidRPr="00D03F4C">
        <w:rPr>
          <w:rFonts w:ascii="Times New Roman" w:hAnsi="Times New Roman" w:cs="Times New Roman"/>
        </w:rPr>
        <w:t>color</w:t>
      </w:r>
      <w:proofErr w:type="spellEnd"/>
      <w:r w:rsidRPr="00D03F4C">
        <w:rPr>
          <w:rFonts w:ascii="Times New Roman" w:hAnsi="Times New Roman" w:cs="Times New Roman"/>
        </w:rPr>
        <w:t>-shifting ink, and special patterns embedded in genuine currency notes. However, manual detection requires expertise and is prone to human error, especially when dealing with large volumes of currency. Similarly, detection machines can be expensive and may not always be accessible to small businesses or common users.</w:t>
      </w:r>
    </w:p>
    <w:p w14:paraId="78FCC5A9" w14:textId="77777777" w:rsidR="00D03F4C" w:rsidRPr="00D03F4C" w:rsidRDefault="00D03F4C" w:rsidP="00D03F4C">
      <w:pPr>
        <w:spacing w:line="360" w:lineRule="auto"/>
        <w:jc w:val="both"/>
        <w:rPr>
          <w:rFonts w:ascii="Times New Roman" w:hAnsi="Times New Roman" w:cs="Times New Roman"/>
        </w:rPr>
      </w:pPr>
      <w:r w:rsidRPr="00D03F4C">
        <w:rPr>
          <w:rFonts w:ascii="Times New Roman" w:hAnsi="Times New Roman" w:cs="Times New Roman"/>
        </w:rPr>
        <w:t xml:space="preserve">In this project, a fake currency detection system is developed using machine learning algorithms and image processing methods. The system works by taking an image of a currency note as input and processing it through several stages. First, the image is </w:t>
      </w:r>
      <w:proofErr w:type="spellStart"/>
      <w:r w:rsidRPr="00D03F4C">
        <w:rPr>
          <w:rFonts w:ascii="Times New Roman" w:hAnsi="Times New Roman" w:cs="Times New Roman"/>
        </w:rPr>
        <w:t>preprocessed</w:t>
      </w:r>
      <w:proofErr w:type="spellEnd"/>
      <w:r w:rsidRPr="00D03F4C">
        <w:rPr>
          <w:rFonts w:ascii="Times New Roman" w:hAnsi="Times New Roman" w:cs="Times New Roman"/>
        </w:rPr>
        <w:t xml:space="preserve"> to improve its quality by removing noise, resizing, and converting it into grayscale format. Then, important features such as the Reserve Bank of India (RBI) logo, security thread, watermark, serial number patterns, and texture details are extracted.</w:t>
      </w:r>
    </w:p>
    <w:p w14:paraId="1437EA72" w14:textId="77777777" w:rsidR="00D03F4C" w:rsidRPr="00D03F4C" w:rsidRDefault="00D03F4C" w:rsidP="00D03F4C">
      <w:pPr>
        <w:spacing w:line="360" w:lineRule="auto"/>
        <w:jc w:val="both"/>
        <w:rPr>
          <w:rFonts w:ascii="Times New Roman" w:hAnsi="Times New Roman" w:cs="Times New Roman"/>
        </w:rPr>
      </w:pPr>
      <w:r w:rsidRPr="00D03F4C">
        <w:rPr>
          <w:rFonts w:ascii="Times New Roman" w:hAnsi="Times New Roman" w:cs="Times New Roman"/>
        </w:rPr>
        <w:t xml:space="preserve">These extracted features are used to train machine learning models such as Support Vector Machine (SVM), K-Nearest </w:t>
      </w:r>
      <w:proofErr w:type="spellStart"/>
      <w:r w:rsidRPr="00D03F4C">
        <w:rPr>
          <w:rFonts w:ascii="Times New Roman" w:hAnsi="Times New Roman" w:cs="Times New Roman"/>
        </w:rPr>
        <w:t>Neighbors</w:t>
      </w:r>
      <w:proofErr w:type="spellEnd"/>
      <w:r w:rsidRPr="00D03F4C">
        <w:rPr>
          <w:rFonts w:ascii="Times New Roman" w:hAnsi="Times New Roman" w:cs="Times New Roman"/>
        </w:rPr>
        <w:t xml:space="preserve"> (KNN), and Convolutional Neural Networks (CNN). The trained models learn to differentiate between genuine and counterfeit notes based on these features. Once the training is completed, the system can classify new currency images as real or fake with high accuracy.</w:t>
      </w:r>
    </w:p>
    <w:p w14:paraId="1E1A2159" w14:textId="77777777" w:rsidR="00D03F4C" w:rsidRPr="00D03F4C" w:rsidRDefault="00D03F4C" w:rsidP="00D03F4C">
      <w:pPr>
        <w:spacing w:line="360" w:lineRule="auto"/>
        <w:jc w:val="both"/>
        <w:rPr>
          <w:rFonts w:ascii="Times New Roman" w:hAnsi="Times New Roman" w:cs="Times New Roman"/>
        </w:rPr>
      </w:pPr>
      <w:r w:rsidRPr="00D03F4C">
        <w:rPr>
          <w:rFonts w:ascii="Times New Roman" w:hAnsi="Times New Roman" w:cs="Times New Roman"/>
        </w:rPr>
        <w:t>Furthermore, the system can be enhanced in the future by integrating it with mobile applications, real-time camera detection, and advanced deep learning techniques for even better performance. Thus, this project aims to provide a reliable and intelligent solution to the problem of counterfeit currency detection using modern technological approaches.</w:t>
      </w:r>
    </w:p>
    <w:p w14:paraId="6E101F35" w14:textId="7A6A8232" w:rsidR="00594D77" w:rsidRPr="00293276" w:rsidRDefault="00600623" w:rsidP="000D4662">
      <w:pPr>
        <w:spacing w:line="360" w:lineRule="auto"/>
        <w:jc w:val="both"/>
        <w:rPr>
          <w:rFonts w:ascii="Times New Roman" w:hAnsi="Times New Roman" w:cs="Times New Roman"/>
        </w:rPr>
      </w:pPr>
      <w:r w:rsidRPr="002B2876">
        <w:rPr>
          <w:rFonts w:ascii="Times New Roman" w:hAnsi="Times New Roman" w:cs="Times New Roman"/>
        </w:rPr>
        <w:t>.</w:t>
      </w:r>
    </w:p>
    <w:p w14:paraId="6C91C529" w14:textId="0F0360B9" w:rsidR="00600623" w:rsidRPr="002B2876" w:rsidRDefault="00600623" w:rsidP="000D4662">
      <w:pPr>
        <w:spacing w:line="360" w:lineRule="auto"/>
        <w:jc w:val="both"/>
        <w:rPr>
          <w:rFonts w:ascii="Times New Roman" w:hAnsi="Times New Roman" w:cs="Times New Roman"/>
          <w:b/>
          <w:bCs/>
        </w:rPr>
      </w:pPr>
      <w:r w:rsidRPr="002B2876">
        <w:rPr>
          <w:rFonts w:ascii="Times New Roman" w:hAnsi="Times New Roman" w:cs="Times New Roman"/>
          <w:b/>
          <w:bCs/>
        </w:rPr>
        <w:lastRenderedPageBreak/>
        <w:t>1.Fundamental</w:t>
      </w:r>
      <w:r w:rsidR="00032394">
        <w:rPr>
          <w:rFonts w:ascii="Times New Roman" w:hAnsi="Times New Roman" w:cs="Times New Roman"/>
          <w:b/>
          <w:bCs/>
        </w:rPr>
        <w:t xml:space="preserve"> </w:t>
      </w:r>
      <w:r w:rsidRPr="002B2876">
        <w:rPr>
          <w:rFonts w:ascii="Times New Roman" w:hAnsi="Times New Roman" w:cs="Times New Roman"/>
          <w:b/>
          <w:bCs/>
        </w:rPr>
        <w:t>Analysis:</w:t>
      </w:r>
    </w:p>
    <w:p w14:paraId="4B0BFC76"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The fake currency detection system is based on image processing and machine learning techniques. The system takes an image of a currency note and processes it to identify important features such as the security thread, watermark, RBI logo, and texture patterns.</w:t>
      </w:r>
    </w:p>
    <w:p w14:paraId="25E12B1D"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 xml:space="preserve">In the preprocessing stage, the image is enhanced by removing noise and converting it into a suitable format. Feature extraction is then performed to capture unique characteristics of genuine notes. These features are </w:t>
      </w:r>
      <w:proofErr w:type="spellStart"/>
      <w:r w:rsidRPr="00137066">
        <w:rPr>
          <w:rFonts w:ascii="Times New Roman" w:hAnsi="Times New Roman" w:cs="Times New Roman"/>
        </w:rPr>
        <w:t>analyzed</w:t>
      </w:r>
      <w:proofErr w:type="spellEnd"/>
      <w:r w:rsidRPr="00137066">
        <w:rPr>
          <w:rFonts w:ascii="Times New Roman" w:hAnsi="Times New Roman" w:cs="Times New Roman"/>
        </w:rPr>
        <w:t xml:space="preserve"> using machine learning algorithms like SVM, KNN, and CNN to classify the note as real or fake.</w:t>
      </w:r>
    </w:p>
    <w:p w14:paraId="4A3FAEC2"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The system is trained using a dataset of real and counterfeit currency images, which helps improve accuracy. Performance is evaluated using metrics like accuracy, precision, and recall.</w:t>
      </w:r>
    </w:p>
    <w:p w14:paraId="08201D4D"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Overall, this approach provides a fast, accurate, and cost-effective solution compared to traditional manual detection methods.</w:t>
      </w:r>
    </w:p>
    <w:p w14:paraId="6FA7E0EA" w14:textId="77777777" w:rsidR="00600623" w:rsidRPr="002B2876" w:rsidRDefault="00600623" w:rsidP="000D4662">
      <w:pPr>
        <w:spacing w:line="360" w:lineRule="auto"/>
        <w:jc w:val="both"/>
        <w:rPr>
          <w:rFonts w:ascii="Times New Roman" w:hAnsi="Times New Roman" w:cs="Times New Roman"/>
        </w:rPr>
      </w:pPr>
      <w:r w:rsidRPr="002B2876">
        <w:rPr>
          <w:rFonts w:ascii="Times New Roman" w:hAnsi="Times New Roman" w:cs="Times New Roman"/>
          <w:b/>
          <w:bCs/>
        </w:rPr>
        <w:t>2. Technical Analysis:</w:t>
      </w:r>
    </w:p>
    <w:p w14:paraId="11882002" w14:textId="77777777" w:rsidR="00137066" w:rsidRPr="00137066" w:rsidRDefault="00137066" w:rsidP="00137066">
      <w:pPr>
        <w:spacing w:line="360" w:lineRule="auto"/>
        <w:jc w:val="both"/>
        <w:rPr>
          <w:rFonts w:ascii="Times New Roman" w:hAnsi="Times New Roman" w:cs="Times New Roman"/>
          <w:sz w:val="28"/>
          <w:szCs w:val="28"/>
        </w:rPr>
      </w:pPr>
      <w:r w:rsidRPr="00137066">
        <w:rPr>
          <w:rFonts w:ascii="Times New Roman" w:hAnsi="Times New Roman" w:cs="Times New Roman"/>
          <w:sz w:val="28"/>
          <w:szCs w:val="28"/>
        </w:rPr>
        <w:t>The fake currency detection system is implemented using machine learning and image processing techniques. The system is developed using programming languages like Python along with libraries such as OpenCV for image processing and TensorFlow/</w:t>
      </w:r>
      <w:proofErr w:type="spellStart"/>
      <w:r w:rsidRPr="00137066">
        <w:rPr>
          <w:rFonts w:ascii="Times New Roman" w:hAnsi="Times New Roman" w:cs="Times New Roman"/>
          <w:sz w:val="28"/>
          <w:szCs w:val="28"/>
        </w:rPr>
        <w:t>Keras</w:t>
      </w:r>
      <w:proofErr w:type="spellEnd"/>
      <w:r w:rsidRPr="00137066">
        <w:rPr>
          <w:rFonts w:ascii="Times New Roman" w:hAnsi="Times New Roman" w:cs="Times New Roman"/>
          <w:sz w:val="28"/>
          <w:szCs w:val="28"/>
        </w:rPr>
        <w:t xml:space="preserve"> or Scikit-learn for machine learning.</w:t>
      </w:r>
    </w:p>
    <w:p w14:paraId="2E409E55" w14:textId="77777777" w:rsidR="00137066" w:rsidRPr="00137066" w:rsidRDefault="00137066" w:rsidP="00137066">
      <w:pPr>
        <w:spacing w:line="360" w:lineRule="auto"/>
        <w:jc w:val="both"/>
        <w:rPr>
          <w:rFonts w:ascii="Times New Roman" w:hAnsi="Times New Roman" w:cs="Times New Roman"/>
          <w:sz w:val="28"/>
          <w:szCs w:val="28"/>
        </w:rPr>
      </w:pPr>
      <w:r w:rsidRPr="00137066">
        <w:rPr>
          <w:rFonts w:ascii="Times New Roman" w:hAnsi="Times New Roman" w:cs="Times New Roman"/>
          <w:sz w:val="28"/>
          <w:szCs w:val="28"/>
        </w:rPr>
        <w:t xml:space="preserve">The process includes image acquisition, preprocessing, feature extraction, and classification. The input currency image is processed to extract important features, which are then </w:t>
      </w:r>
      <w:proofErr w:type="spellStart"/>
      <w:r w:rsidRPr="00137066">
        <w:rPr>
          <w:rFonts w:ascii="Times New Roman" w:hAnsi="Times New Roman" w:cs="Times New Roman"/>
          <w:sz w:val="28"/>
          <w:szCs w:val="28"/>
        </w:rPr>
        <w:t>analyzed</w:t>
      </w:r>
      <w:proofErr w:type="spellEnd"/>
      <w:r w:rsidRPr="00137066">
        <w:rPr>
          <w:rFonts w:ascii="Times New Roman" w:hAnsi="Times New Roman" w:cs="Times New Roman"/>
          <w:sz w:val="28"/>
          <w:szCs w:val="28"/>
        </w:rPr>
        <w:t xml:space="preserve"> using algorithms like SVM, KNN, and CNN to classify the note as real or fake.</w:t>
      </w:r>
    </w:p>
    <w:p w14:paraId="0006DFCD" w14:textId="77777777" w:rsidR="00137066" w:rsidRDefault="00137066" w:rsidP="00137066">
      <w:pPr>
        <w:spacing w:line="360" w:lineRule="auto"/>
        <w:jc w:val="both"/>
        <w:rPr>
          <w:rFonts w:ascii="Times New Roman" w:hAnsi="Times New Roman" w:cs="Times New Roman"/>
          <w:sz w:val="28"/>
          <w:szCs w:val="28"/>
        </w:rPr>
      </w:pPr>
      <w:r w:rsidRPr="00137066">
        <w:rPr>
          <w:rFonts w:ascii="Times New Roman" w:hAnsi="Times New Roman" w:cs="Times New Roman"/>
          <w:sz w:val="28"/>
          <w:szCs w:val="28"/>
        </w:rPr>
        <w:t>The system requires a dataset of real and counterfeit currency images for training and testing. It can be deployed on a computer or integrated into mobile applications for real-time detection.</w:t>
      </w:r>
    </w:p>
    <w:p w14:paraId="3879F282" w14:textId="77777777" w:rsidR="00137066" w:rsidRPr="00137066" w:rsidRDefault="00137066" w:rsidP="00137066">
      <w:pPr>
        <w:spacing w:line="360" w:lineRule="auto"/>
        <w:jc w:val="both"/>
        <w:rPr>
          <w:rFonts w:ascii="Times New Roman" w:hAnsi="Times New Roman" w:cs="Times New Roman"/>
          <w:sz w:val="28"/>
          <w:szCs w:val="28"/>
        </w:rPr>
      </w:pPr>
    </w:p>
    <w:p w14:paraId="1BA02ADD" w14:textId="77777777" w:rsidR="00C01D4F" w:rsidRDefault="00C01D4F" w:rsidP="000D4662">
      <w:pPr>
        <w:spacing w:line="360" w:lineRule="auto"/>
        <w:jc w:val="both"/>
        <w:rPr>
          <w:rFonts w:ascii="Times New Roman" w:hAnsi="Times New Roman" w:cs="Times New Roman"/>
          <w:b/>
          <w:bCs/>
          <w:sz w:val="28"/>
          <w:szCs w:val="28"/>
        </w:rPr>
      </w:pPr>
    </w:p>
    <w:p w14:paraId="3BC46FAA" w14:textId="7646F7DF" w:rsidR="00600623" w:rsidRPr="00600623" w:rsidRDefault="00600623" w:rsidP="000D4662">
      <w:pPr>
        <w:spacing w:line="360" w:lineRule="auto"/>
        <w:jc w:val="both"/>
        <w:rPr>
          <w:rFonts w:ascii="Times New Roman" w:hAnsi="Times New Roman" w:cs="Times New Roman"/>
          <w:b/>
          <w:bCs/>
          <w:sz w:val="28"/>
          <w:szCs w:val="28"/>
        </w:rPr>
      </w:pPr>
      <w:r w:rsidRPr="00600623">
        <w:rPr>
          <w:rFonts w:ascii="Times New Roman" w:hAnsi="Times New Roman" w:cs="Times New Roman"/>
          <w:b/>
          <w:bCs/>
          <w:sz w:val="28"/>
          <w:szCs w:val="28"/>
        </w:rPr>
        <w:lastRenderedPageBreak/>
        <w:t>1.</w:t>
      </w:r>
      <w:r w:rsidR="00C01D4F">
        <w:rPr>
          <w:rFonts w:ascii="Times New Roman" w:hAnsi="Times New Roman" w:cs="Times New Roman"/>
          <w:b/>
          <w:bCs/>
          <w:sz w:val="28"/>
          <w:szCs w:val="28"/>
        </w:rPr>
        <w:t>1</w:t>
      </w:r>
      <w:r w:rsidRPr="00600623">
        <w:rPr>
          <w:rFonts w:ascii="Times New Roman" w:hAnsi="Times New Roman" w:cs="Times New Roman"/>
          <w:b/>
          <w:bCs/>
          <w:sz w:val="28"/>
          <w:szCs w:val="28"/>
        </w:rPr>
        <w:t xml:space="preserve"> Purpose</w:t>
      </w:r>
    </w:p>
    <w:p w14:paraId="7687E373"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The main purpose of this project is to design and develop an automated and efficient system for detecting counterfeit currency using machine learning and image processing techniques. With the increasing circulation of fake currency, there is a need for a reliable system that can accurately identify genuine and fake notes without depending on manual inspection.</w:t>
      </w:r>
    </w:p>
    <w:p w14:paraId="562DBB4C"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 xml:space="preserve">This project aims to minimize human effort and errors involved in traditional detection methods by providing a smart and intelligent solution. The system </w:t>
      </w:r>
      <w:proofErr w:type="spellStart"/>
      <w:r w:rsidRPr="00137066">
        <w:rPr>
          <w:rFonts w:ascii="Times New Roman" w:hAnsi="Times New Roman" w:cs="Times New Roman"/>
        </w:rPr>
        <w:t>analyzes</w:t>
      </w:r>
      <w:proofErr w:type="spellEnd"/>
      <w:r w:rsidRPr="00137066">
        <w:rPr>
          <w:rFonts w:ascii="Times New Roman" w:hAnsi="Times New Roman" w:cs="Times New Roman"/>
        </w:rPr>
        <w:t xml:space="preserve"> images of currency notes and identifies important security features such as watermarks, security threads, serial numbers, and patterns to determine their authenticity.</w:t>
      </w:r>
    </w:p>
    <w:p w14:paraId="33772AA7"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Another important purpose of this system is to provide a cost-effective and user-friendly solution that can be easily used by banks, retail businesses, and even common people. It helps in saving time by delivering quick results and reduces the need for expensive detection machines.</w:t>
      </w:r>
    </w:p>
    <w:p w14:paraId="7DAC0C8D"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Additionally, the project contributes to enhancing financial security by preventing fraud and illegal circulation of counterfeit money. It also serves as a practical application of machine learning concepts, helping in understanding real-world problem solving using modern technologies.</w:t>
      </w:r>
    </w:p>
    <w:p w14:paraId="4C6A6CCA" w14:textId="77777777" w:rsidR="00137066" w:rsidRPr="00137066" w:rsidRDefault="00137066" w:rsidP="00137066">
      <w:pPr>
        <w:spacing w:line="360" w:lineRule="auto"/>
        <w:jc w:val="both"/>
        <w:rPr>
          <w:rFonts w:ascii="Times New Roman" w:hAnsi="Times New Roman" w:cs="Times New Roman"/>
        </w:rPr>
      </w:pPr>
      <w:r w:rsidRPr="00137066">
        <w:rPr>
          <w:rFonts w:ascii="Times New Roman" w:hAnsi="Times New Roman" w:cs="Times New Roman"/>
        </w:rPr>
        <w:t>Overall, the purpose of this project is to create a fast, accurate, and reliable fake currency detection system that can be further improved and integrated into real-time and mobile-based applications in the future.</w:t>
      </w:r>
    </w:p>
    <w:p w14:paraId="64A01B46" w14:textId="77777777" w:rsidR="00C01D4F" w:rsidRPr="00AA3968" w:rsidRDefault="00C01D4F" w:rsidP="00C01D4F">
      <w:pPr>
        <w:spacing w:line="360" w:lineRule="auto"/>
        <w:jc w:val="both"/>
        <w:rPr>
          <w:rFonts w:ascii="Times New Roman" w:hAnsi="Times New Roman" w:cs="Times New Roman"/>
          <w:b/>
          <w:bCs/>
          <w:sz w:val="28"/>
          <w:szCs w:val="28"/>
        </w:rPr>
      </w:pPr>
      <w:r w:rsidRPr="00AA3968">
        <w:rPr>
          <w:rFonts w:ascii="Times New Roman" w:hAnsi="Times New Roman" w:cs="Times New Roman"/>
          <w:b/>
          <w:bCs/>
          <w:sz w:val="28"/>
          <w:szCs w:val="28"/>
        </w:rPr>
        <w:t>1.</w:t>
      </w:r>
      <w:r>
        <w:rPr>
          <w:rFonts w:ascii="Times New Roman" w:hAnsi="Times New Roman" w:cs="Times New Roman"/>
          <w:b/>
          <w:bCs/>
          <w:sz w:val="28"/>
          <w:szCs w:val="28"/>
        </w:rPr>
        <w:t>2</w:t>
      </w:r>
      <w:r w:rsidRPr="00AA3968">
        <w:rPr>
          <w:rFonts w:ascii="Times New Roman" w:hAnsi="Times New Roman" w:cs="Times New Roman"/>
          <w:b/>
          <w:bCs/>
          <w:sz w:val="28"/>
          <w:szCs w:val="28"/>
        </w:rPr>
        <w:t xml:space="preserve"> Problem Statement</w:t>
      </w:r>
    </w:p>
    <w:p w14:paraId="6D4342AA" w14:textId="77777777" w:rsidR="00C01D4F" w:rsidRPr="007F134F" w:rsidRDefault="00C01D4F" w:rsidP="00C01D4F">
      <w:pPr>
        <w:spacing w:line="360" w:lineRule="auto"/>
        <w:jc w:val="both"/>
        <w:rPr>
          <w:rFonts w:ascii="Times New Roman" w:hAnsi="Times New Roman" w:cs="Times New Roman"/>
        </w:rPr>
      </w:pPr>
      <w:r w:rsidRPr="007F134F">
        <w:rPr>
          <w:rFonts w:ascii="Times New Roman" w:hAnsi="Times New Roman" w:cs="Times New Roman"/>
        </w:rPr>
        <w:t>Counterfeit currency has become a serious and growing problem that affects the economic stability of a country. The circulation of fake notes leads to financial losses for individuals, businesses, and financial institutions, while also supporting illegal activities such as fraud and black-market operations. With the advancement of modern printing and scanning technologies, counterfeiters are able to produce high-quality fake currency that closely resembles genuine notes, making detection increasingly difficult.</w:t>
      </w:r>
    </w:p>
    <w:p w14:paraId="152EB39C" w14:textId="77777777" w:rsidR="00137066" w:rsidRPr="00137066" w:rsidRDefault="00137066" w:rsidP="00137066">
      <w:pPr>
        <w:spacing w:line="360" w:lineRule="auto"/>
        <w:jc w:val="both"/>
        <w:rPr>
          <w:rFonts w:ascii="Times New Roman" w:hAnsi="Times New Roman" w:cs="Times New Roman"/>
          <w:vanish/>
        </w:rPr>
      </w:pPr>
      <w:r w:rsidRPr="00137066">
        <w:rPr>
          <w:rFonts w:ascii="Times New Roman" w:hAnsi="Times New Roman" w:cs="Times New Roman"/>
          <w:vanish/>
        </w:rPr>
        <w:t>Top of Form</w:t>
      </w:r>
    </w:p>
    <w:p w14:paraId="3BAD1BF9" w14:textId="77777777" w:rsidR="00137066" w:rsidRPr="00137066" w:rsidRDefault="00137066" w:rsidP="00137066">
      <w:pPr>
        <w:spacing w:line="360" w:lineRule="auto"/>
        <w:jc w:val="both"/>
        <w:rPr>
          <w:rFonts w:ascii="Times New Roman" w:hAnsi="Times New Roman" w:cs="Times New Roman"/>
        </w:rPr>
      </w:pPr>
    </w:p>
    <w:p w14:paraId="7B16F10D" w14:textId="77777777" w:rsidR="00137066" w:rsidRPr="00137066" w:rsidRDefault="00137066" w:rsidP="00137066">
      <w:pPr>
        <w:spacing w:line="360" w:lineRule="auto"/>
        <w:jc w:val="both"/>
        <w:rPr>
          <w:rFonts w:ascii="Times New Roman" w:hAnsi="Times New Roman" w:cs="Times New Roman"/>
          <w:vanish/>
        </w:rPr>
      </w:pPr>
      <w:r w:rsidRPr="00137066">
        <w:rPr>
          <w:rFonts w:ascii="Times New Roman" w:hAnsi="Times New Roman" w:cs="Times New Roman"/>
          <w:vanish/>
        </w:rPr>
        <w:lastRenderedPageBreak/>
        <w:t>Bottom of Form</w:t>
      </w:r>
    </w:p>
    <w:p w14:paraId="27D40FEF" w14:textId="77777777" w:rsidR="007F134F" w:rsidRPr="007F134F" w:rsidRDefault="007F134F" w:rsidP="007F134F">
      <w:pPr>
        <w:spacing w:line="360" w:lineRule="auto"/>
        <w:jc w:val="both"/>
        <w:rPr>
          <w:rFonts w:ascii="Times New Roman" w:hAnsi="Times New Roman" w:cs="Times New Roman"/>
        </w:rPr>
      </w:pPr>
      <w:r w:rsidRPr="007F134F">
        <w:rPr>
          <w:rFonts w:ascii="Times New Roman" w:hAnsi="Times New Roman" w:cs="Times New Roman"/>
        </w:rPr>
        <w:t xml:space="preserve">Traditional methods of detecting counterfeit currency rely on manual inspection or specialized devices such as ultraviolet (UV) detectors. Manual verification requires trained personnel who can identify security features like watermarks, security threads, micro-lettering, and </w:t>
      </w:r>
      <w:proofErr w:type="spellStart"/>
      <w:r w:rsidRPr="007F134F">
        <w:rPr>
          <w:rFonts w:ascii="Times New Roman" w:hAnsi="Times New Roman" w:cs="Times New Roman"/>
        </w:rPr>
        <w:t>color</w:t>
      </w:r>
      <w:proofErr w:type="spellEnd"/>
      <w:r w:rsidRPr="007F134F">
        <w:rPr>
          <w:rFonts w:ascii="Times New Roman" w:hAnsi="Times New Roman" w:cs="Times New Roman"/>
        </w:rPr>
        <w:t xml:space="preserve"> variations. However, this process is time-consuming, not always accurate, and highly dependent on human expertise. In many cases, errors can occur, especially when large volumes of currency are handled daily.</w:t>
      </w:r>
    </w:p>
    <w:p w14:paraId="0D7413ED" w14:textId="77777777" w:rsidR="007F134F" w:rsidRPr="007F134F" w:rsidRDefault="007F134F" w:rsidP="007F134F">
      <w:pPr>
        <w:spacing w:line="360" w:lineRule="auto"/>
        <w:jc w:val="both"/>
        <w:rPr>
          <w:rFonts w:ascii="Times New Roman" w:hAnsi="Times New Roman" w:cs="Times New Roman"/>
        </w:rPr>
      </w:pPr>
      <w:r w:rsidRPr="007F134F">
        <w:rPr>
          <w:rFonts w:ascii="Times New Roman" w:hAnsi="Times New Roman" w:cs="Times New Roman"/>
        </w:rPr>
        <w:t>Although machine-based detection systems provide better accuracy, they are often expensive and not easily accessible to small businesses, rural areas, or common users. Additionally, these systems may not always adapt quickly to new types of counterfeit notes, which continue to evolve over time.</w:t>
      </w:r>
    </w:p>
    <w:p w14:paraId="392D253E" w14:textId="77777777" w:rsidR="007F134F" w:rsidRPr="007F134F" w:rsidRDefault="007F134F" w:rsidP="007F134F">
      <w:pPr>
        <w:spacing w:line="360" w:lineRule="auto"/>
        <w:jc w:val="both"/>
        <w:rPr>
          <w:rFonts w:ascii="Times New Roman" w:hAnsi="Times New Roman" w:cs="Times New Roman"/>
        </w:rPr>
      </w:pPr>
      <w:r w:rsidRPr="007F134F">
        <w:rPr>
          <w:rFonts w:ascii="Times New Roman" w:hAnsi="Times New Roman" w:cs="Times New Roman"/>
        </w:rPr>
        <w:t xml:space="preserve">Another challenge is the lack of an efficient, real-time, and user-friendly solution that can be easily deployed across different platforms. There is a need for a system that can automatically </w:t>
      </w:r>
      <w:proofErr w:type="spellStart"/>
      <w:r w:rsidRPr="007F134F">
        <w:rPr>
          <w:rFonts w:ascii="Times New Roman" w:hAnsi="Times New Roman" w:cs="Times New Roman"/>
        </w:rPr>
        <w:t>analyze</w:t>
      </w:r>
      <w:proofErr w:type="spellEnd"/>
      <w:r w:rsidRPr="007F134F">
        <w:rPr>
          <w:rFonts w:ascii="Times New Roman" w:hAnsi="Times New Roman" w:cs="Times New Roman"/>
        </w:rPr>
        <w:t xml:space="preserve"> currency notes, identify critical features, and classify them accurately without requiring expert intervention.</w:t>
      </w:r>
    </w:p>
    <w:p w14:paraId="13FA9391" w14:textId="77777777" w:rsidR="007F134F" w:rsidRPr="007F134F" w:rsidRDefault="007F134F" w:rsidP="007F134F">
      <w:pPr>
        <w:spacing w:line="360" w:lineRule="auto"/>
        <w:jc w:val="both"/>
        <w:rPr>
          <w:rFonts w:ascii="Times New Roman" w:hAnsi="Times New Roman" w:cs="Times New Roman"/>
        </w:rPr>
      </w:pPr>
      <w:r w:rsidRPr="007F134F">
        <w:rPr>
          <w:rFonts w:ascii="Times New Roman" w:hAnsi="Times New Roman" w:cs="Times New Roman"/>
        </w:rPr>
        <w:t>Therefore, the main problem is to design and develop an intelligent, automated, and cost-effective fake currency detection system using machine learning and image processing techniques. The system should be capable of handling variations in image quality, lighting conditions, and note orientation while maintaining high accuracy. It should also be scalable and adaptable for real-world applications such as banks, retail environments, and mobile-based verification systems.</w:t>
      </w:r>
    </w:p>
    <w:p w14:paraId="03D13827" w14:textId="77777777" w:rsidR="00710779" w:rsidRDefault="00710779" w:rsidP="000D4662">
      <w:pPr>
        <w:spacing w:line="360" w:lineRule="auto"/>
        <w:jc w:val="both"/>
        <w:rPr>
          <w:rFonts w:ascii="Times New Roman" w:hAnsi="Times New Roman" w:cs="Times New Roman"/>
        </w:rPr>
      </w:pPr>
    </w:p>
    <w:p w14:paraId="1E46F5D4" w14:textId="77777777" w:rsidR="006E7B9D" w:rsidRDefault="006E7B9D" w:rsidP="000D4662">
      <w:pPr>
        <w:spacing w:line="360" w:lineRule="auto"/>
        <w:jc w:val="both"/>
        <w:rPr>
          <w:rFonts w:ascii="Times New Roman" w:hAnsi="Times New Roman" w:cs="Times New Roman"/>
        </w:rPr>
      </w:pPr>
    </w:p>
    <w:p w14:paraId="0AF602B0" w14:textId="77777777" w:rsidR="006E7B9D" w:rsidRDefault="006E7B9D" w:rsidP="000D4662">
      <w:pPr>
        <w:spacing w:line="360" w:lineRule="auto"/>
        <w:jc w:val="both"/>
        <w:rPr>
          <w:rFonts w:ascii="Times New Roman" w:hAnsi="Times New Roman" w:cs="Times New Roman"/>
        </w:rPr>
      </w:pPr>
    </w:p>
    <w:p w14:paraId="7B948644" w14:textId="77777777" w:rsidR="006E7B9D" w:rsidRDefault="006E7B9D" w:rsidP="000D4662">
      <w:pPr>
        <w:spacing w:line="360" w:lineRule="auto"/>
        <w:jc w:val="both"/>
        <w:rPr>
          <w:rFonts w:ascii="Times New Roman" w:hAnsi="Times New Roman" w:cs="Times New Roman"/>
        </w:rPr>
      </w:pPr>
    </w:p>
    <w:p w14:paraId="0B4A476A" w14:textId="77777777" w:rsidR="006E7B9D" w:rsidRDefault="006E7B9D" w:rsidP="000D4662">
      <w:pPr>
        <w:spacing w:line="360" w:lineRule="auto"/>
        <w:jc w:val="both"/>
        <w:rPr>
          <w:rFonts w:ascii="Times New Roman" w:hAnsi="Times New Roman" w:cs="Times New Roman"/>
        </w:rPr>
      </w:pPr>
    </w:p>
    <w:p w14:paraId="6E9FA86E" w14:textId="77777777" w:rsidR="00710779" w:rsidRDefault="00710779" w:rsidP="000D4662">
      <w:pPr>
        <w:spacing w:line="360" w:lineRule="auto"/>
        <w:jc w:val="both"/>
        <w:rPr>
          <w:rFonts w:ascii="Times New Roman" w:hAnsi="Times New Roman" w:cs="Times New Roman"/>
        </w:rPr>
      </w:pPr>
    </w:p>
    <w:p w14:paraId="0081AA35" w14:textId="77777777" w:rsidR="00C01D4F" w:rsidRDefault="00C01D4F" w:rsidP="00120EE3">
      <w:pPr>
        <w:spacing w:line="360" w:lineRule="auto"/>
        <w:jc w:val="center"/>
        <w:rPr>
          <w:rFonts w:ascii="Times New Roman" w:hAnsi="Times New Roman" w:cs="Times New Roman"/>
          <w:b/>
          <w:bCs/>
          <w:sz w:val="28"/>
          <w:szCs w:val="28"/>
        </w:rPr>
      </w:pPr>
    </w:p>
    <w:p w14:paraId="763A3DA9" w14:textId="77777777" w:rsidR="00C01D4F" w:rsidRDefault="00C01D4F" w:rsidP="00120EE3">
      <w:pPr>
        <w:spacing w:line="360" w:lineRule="auto"/>
        <w:jc w:val="center"/>
        <w:rPr>
          <w:rFonts w:ascii="Times New Roman" w:hAnsi="Times New Roman" w:cs="Times New Roman"/>
          <w:b/>
          <w:bCs/>
          <w:sz w:val="28"/>
          <w:szCs w:val="28"/>
        </w:rPr>
      </w:pPr>
    </w:p>
    <w:p w14:paraId="475807B6" w14:textId="61EB6E1B" w:rsidR="00710779" w:rsidRPr="00473E4D" w:rsidRDefault="00C01D4F" w:rsidP="00120EE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710779" w:rsidRPr="00473E4D">
        <w:rPr>
          <w:rFonts w:ascii="Times New Roman" w:hAnsi="Times New Roman" w:cs="Times New Roman"/>
          <w:b/>
          <w:bCs/>
          <w:sz w:val="28"/>
          <w:szCs w:val="28"/>
        </w:rPr>
        <w:t>SYSTEM REQUIREMENTS</w:t>
      </w:r>
    </w:p>
    <w:p w14:paraId="72C3AC62" w14:textId="16183658" w:rsidR="00F431E5" w:rsidRPr="00F431E5" w:rsidRDefault="00F431E5" w:rsidP="00F431E5">
      <w:pPr>
        <w:spacing w:line="360" w:lineRule="auto"/>
        <w:jc w:val="both"/>
        <w:rPr>
          <w:rFonts w:ascii="Times New Roman" w:hAnsi="Times New Roman" w:cs="Times New Roman"/>
          <w:b/>
          <w:bCs/>
        </w:rPr>
      </w:pPr>
      <w:r w:rsidRPr="00F431E5">
        <w:rPr>
          <w:rFonts w:ascii="Times New Roman" w:hAnsi="Times New Roman" w:cs="Times New Roman"/>
          <w:b/>
          <w:bCs/>
        </w:rPr>
        <w:t xml:space="preserve">Hardware </w:t>
      </w:r>
    </w:p>
    <w:p w14:paraId="57B92416" w14:textId="77777777" w:rsidR="00F431E5" w:rsidRPr="00F431E5" w:rsidRDefault="00F431E5" w:rsidP="000C7836">
      <w:pPr>
        <w:numPr>
          <w:ilvl w:val="0"/>
          <w:numId w:val="28"/>
        </w:numPr>
        <w:spacing w:line="360" w:lineRule="auto"/>
        <w:jc w:val="both"/>
        <w:rPr>
          <w:rFonts w:ascii="Times New Roman" w:hAnsi="Times New Roman" w:cs="Times New Roman"/>
        </w:rPr>
      </w:pPr>
      <w:r w:rsidRPr="00F431E5">
        <w:rPr>
          <w:rFonts w:ascii="Times New Roman" w:hAnsi="Times New Roman" w:cs="Times New Roman"/>
          <w:b/>
          <w:bCs/>
        </w:rPr>
        <w:t>Processor:</w:t>
      </w:r>
      <w:r w:rsidRPr="00F431E5">
        <w:rPr>
          <w:rFonts w:ascii="Times New Roman" w:hAnsi="Times New Roman" w:cs="Times New Roman"/>
        </w:rPr>
        <w:t xml:space="preserve"> Intel i3 or higher </w:t>
      </w:r>
    </w:p>
    <w:p w14:paraId="74AA3CD3" w14:textId="77777777" w:rsidR="00F431E5" w:rsidRPr="00F431E5" w:rsidRDefault="00F431E5" w:rsidP="000C7836">
      <w:pPr>
        <w:numPr>
          <w:ilvl w:val="0"/>
          <w:numId w:val="28"/>
        </w:numPr>
        <w:spacing w:line="360" w:lineRule="auto"/>
        <w:jc w:val="both"/>
        <w:rPr>
          <w:rFonts w:ascii="Times New Roman" w:hAnsi="Times New Roman" w:cs="Times New Roman"/>
        </w:rPr>
      </w:pPr>
      <w:r w:rsidRPr="00F431E5">
        <w:rPr>
          <w:rFonts w:ascii="Times New Roman" w:hAnsi="Times New Roman" w:cs="Times New Roman"/>
          <w:b/>
          <w:bCs/>
        </w:rPr>
        <w:t>RAM:</w:t>
      </w:r>
      <w:r w:rsidRPr="00F431E5">
        <w:rPr>
          <w:rFonts w:ascii="Times New Roman" w:hAnsi="Times New Roman" w:cs="Times New Roman"/>
        </w:rPr>
        <w:t xml:space="preserve"> Minimum 4 GB (8 GB recommended) </w:t>
      </w:r>
    </w:p>
    <w:p w14:paraId="41EC6CE1" w14:textId="77777777" w:rsidR="00F431E5" w:rsidRPr="00F431E5" w:rsidRDefault="00F431E5" w:rsidP="000C7836">
      <w:pPr>
        <w:numPr>
          <w:ilvl w:val="0"/>
          <w:numId w:val="28"/>
        </w:numPr>
        <w:spacing w:line="360" w:lineRule="auto"/>
        <w:jc w:val="both"/>
        <w:rPr>
          <w:rFonts w:ascii="Times New Roman" w:hAnsi="Times New Roman" w:cs="Times New Roman"/>
        </w:rPr>
      </w:pPr>
      <w:r w:rsidRPr="00F431E5">
        <w:rPr>
          <w:rFonts w:ascii="Times New Roman" w:hAnsi="Times New Roman" w:cs="Times New Roman"/>
          <w:b/>
          <w:bCs/>
        </w:rPr>
        <w:t>Storage:</w:t>
      </w:r>
      <w:r w:rsidRPr="00F431E5">
        <w:rPr>
          <w:rFonts w:ascii="Times New Roman" w:hAnsi="Times New Roman" w:cs="Times New Roman"/>
        </w:rPr>
        <w:t xml:space="preserve"> At least 50 GB free disk space </w:t>
      </w:r>
    </w:p>
    <w:p w14:paraId="2619C1E4" w14:textId="77777777" w:rsidR="00F431E5" w:rsidRPr="00F431E5" w:rsidRDefault="00F431E5" w:rsidP="000C7836">
      <w:pPr>
        <w:numPr>
          <w:ilvl w:val="0"/>
          <w:numId w:val="28"/>
        </w:numPr>
        <w:spacing w:line="360" w:lineRule="auto"/>
        <w:jc w:val="both"/>
        <w:rPr>
          <w:rFonts w:ascii="Times New Roman" w:hAnsi="Times New Roman" w:cs="Times New Roman"/>
        </w:rPr>
      </w:pPr>
      <w:r w:rsidRPr="00F431E5">
        <w:rPr>
          <w:rFonts w:ascii="Times New Roman" w:hAnsi="Times New Roman" w:cs="Times New Roman"/>
          <w:b/>
          <w:bCs/>
        </w:rPr>
        <w:t>Camera/Scanner:</w:t>
      </w:r>
      <w:r w:rsidRPr="00F431E5">
        <w:rPr>
          <w:rFonts w:ascii="Times New Roman" w:hAnsi="Times New Roman" w:cs="Times New Roman"/>
        </w:rPr>
        <w:t xml:space="preserve"> For capturing currency images </w:t>
      </w:r>
    </w:p>
    <w:p w14:paraId="45300C9D" w14:textId="77777777" w:rsidR="00F431E5" w:rsidRPr="00F431E5" w:rsidRDefault="00F431E5" w:rsidP="000C7836">
      <w:pPr>
        <w:numPr>
          <w:ilvl w:val="0"/>
          <w:numId w:val="28"/>
        </w:numPr>
        <w:spacing w:line="360" w:lineRule="auto"/>
        <w:jc w:val="both"/>
        <w:rPr>
          <w:rFonts w:ascii="Times New Roman" w:hAnsi="Times New Roman" w:cs="Times New Roman"/>
        </w:rPr>
      </w:pPr>
      <w:r w:rsidRPr="00F431E5">
        <w:rPr>
          <w:rFonts w:ascii="Times New Roman" w:hAnsi="Times New Roman" w:cs="Times New Roman"/>
          <w:b/>
          <w:bCs/>
        </w:rPr>
        <w:t>Display:</w:t>
      </w:r>
      <w:r w:rsidRPr="00F431E5">
        <w:rPr>
          <w:rFonts w:ascii="Times New Roman" w:hAnsi="Times New Roman" w:cs="Times New Roman"/>
        </w:rPr>
        <w:t xml:space="preserve"> Standard monitor </w:t>
      </w:r>
    </w:p>
    <w:p w14:paraId="749AD5C3" w14:textId="77777777" w:rsidR="00F431E5" w:rsidRDefault="00F431E5" w:rsidP="00F431E5">
      <w:pPr>
        <w:spacing w:line="360" w:lineRule="auto"/>
        <w:jc w:val="both"/>
        <w:rPr>
          <w:rFonts w:ascii="Times New Roman" w:hAnsi="Times New Roman" w:cs="Times New Roman"/>
          <w:b/>
          <w:bCs/>
        </w:rPr>
      </w:pPr>
    </w:p>
    <w:p w14:paraId="1BC4FFDD" w14:textId="730784D6" w:rsidR="00F431E5" w:rsidRPr="00F431E5" w:rsidRDefault="00F431E5" w:rsidP="00F431E5">
      <w:pPr>
        <w:spacing w:line="360" w:lineRule="auto"/>
        <w:jc w:val="both"/>
        <w:rPr>
          <w:rFonts w:ascii="Times New Roman" w:hAnsi="Times New Roman" w:cs="Times New Roman"/>
          <w:b/>
          <w:bCs/>
        </w:rPr>
      </w:pPr>
      <w:r>
        <w:rPr>
          <w:rFonts w:ascii="Times New Roman" w:hAnsi="Times New Roman" w:cs="Times New Roman"/>
          <w:b/>
          <w:bCs/>
        </w:rPr>
        <w:t xml:space="preserve"> </w:t>
      </w:r>
      <w:r w:rsidRPr="00F431E5">
        <w:rPr>
          <w:rFonts w:ascii="Times New Roman" w:hAnsi="Times New Roman" w:cs="Times New Roman"/>
          <w:b/>
          <w:bCs/>
        </w:rPr>
        <w:t xml:space="preserve"> Software Requirements</w:t>
      </w:r>
    </w:p>
    <w:p w14:paraId="6F9872F6" w14:textId="77777777" w:rsidR="00F431E5" w:rsidRPr="00F431E5" w:rsidRDefault="00F431E5" w:rsidP="000C7836">
      <w:pPr>
        <w:numPr>
          <w:ilvl w:val="0"/>
          <w:numId w:val="29"/>
        </w:numPr>
        <w:spacing w:line="360" w:lineRule="auto"/>
        <w:jc w:val="both"/>
        <w:rPr>
          <w:rFonts w:ascii="Times New Roman" w:hAnsi="Times New Roman" w:cs="Times New Roman"/>
        </w:rPr>
      </w:pPr>
      <w:r w:rsidRPr="00F431E5">
        <w:rPr>
          <w:rFonts w:ascii="Times New Roman" w:hAnsi="Times New Roman" w:cs="Times New Roman"/>
          <w:b/>
          <w:bCs/>
        </w:rPr>
        <w:t>Operating System:</w:t>
      </w:r>
      <w:r w:rsidRPr="00F431E5">
        <w:rPr>
          <w:rFonts w:ascii="Times New Roman" w:hAnsi="Times New Roman" w:cs="Times New Roman"/>
        </w:rPr>
        <w:t xml:space="preserve"> Windows / Linux / macOS </w:t>
      </w:r>
    </w:p>
    <w:p w14:paraId="467F319E" w14:textId="77777777" w:rsidR="00F431E5" w:rsidRPr="00F431E5" w:rsidRDefault="00F431E5" w:rsidP="000C7836">
      <w:pPr>
        <w:numPr>
          <w:ilvl w:val="0"/>
          <w:numId w:val="29"/>
        </w:numPr>
        <w:spacing w:line="360" w:lineRule="auto"/>
        <w:jc w:val="both"/>
        <w:rPr>
          <w:rFonts w:ascii="Times New Roman" w:hAnsi="Times New Roman" w:cs="Times New Roman"/>
        </w:rPr>
      </w:pPr>
      <w:r w:rsidRPr="00F431E5">
        <w:rPr>
          <w:rFonts w:ascii="Times New Roman" w:hAnsi="Times New Roman" w:cs="Times New Roman"/>
          <w:b/>
          <w:bCs/>
        </w:rPr>
        <w:t>Programming Language:</w:t>
      </w:r>
      <w:r w:rsidRPr="00F431E5">
        <w:rPr>
          <w:rFonts w:ascii="Times New Roman" w:hAnsi="Times New Roman" w:cs="Times New Roman"/>
        </w:rPr>
        <w:t xml:space="preserve"> Python </w:t>
      </w:r>
    </w:p>
    <w:p w14:paraId="189F43C2" w14:textId="77777777" w:rsidR="00F431E5" w:rsidRPr="00F431E5" w:rsidRDefault="00F431E5" w:rsidP="000C7836">
      <w:pPr>
        <w:numPr>
          <w:ilvl w:val="0"/>
          <w:numId w:val="29"/>
        </w:numPr>
        <w:spacing w:line="360" w:lineRule="auto"/>
        <w:jc w:val="both"/>
        <w:rPr>
          <w:rFonts w:ascii="Times New Roman" w:hAnsi="Times New Roman" w:cs="Times New Roman"/>
        </w:rPr>
      </w:pPr>
      <w:r w:rsidRPr="00F431E5">
        <w:rPr>
          <w:rFonts w:ascii="Times New Roman" w:hAnsi="Times New Roman" w:cs="Times New Roman"/>
          <w:b/>
          <w:bCs/>
        </w:rPr>
        <w:t>Libraries/Frameworks:</w:t>
      </w:r>
      <w:r w:rsidRPr="00F431E5">
        <w:rPr>
          <w:rFonts w:ascii="Times New Roman" w:hAnsi="Times New Roman" w:cs="Times New Roman"/>
        </w:rPr>
        <w:t xml:space="preserve"> </w:t>
      </w:r>
    </w:p>
    <w:p w14:paraId="30F71649" w14:textId="77777777" w:rsidR="00F431E5" w:rsidRPr="00F431E5" w:rsidRDefault="00F431E5" w:rsidP="000C7836">
      <w:pPr>
        <w:numPr>
          <w:ilvl w:val="1"/>
          <w:numId w:val="29"/>
        </w:numPr>
        <w:spacing w:line="360" w:lineRule="auto"/>
        <w:jc w:val="both"/>
        <w:rPr>
          <w:rFonts w:ascii="Times New Roman" w:hAnsi="Times New Roman" w:cs="Times New Roman"/>
        </w:rPr>
      </w:pPr>
      <w:r w:rsidRPr="00F431E5">
        <w:rPr>
          <w:rFonts w:ascii="Times New Roman" w:hAnsi="Times New Roman" w:cs="Times New Roman"/>
        </w:rPr>
        <w:t xml:space="preserve">OpenCV (for image processing) </w:t>
      </w:r>
    </w:p>
    <w:p w14:paraId="121EB9D3" w14:textId="77777777" w:rsidR="00F431E5" w:rsidRPr="00F431E5" w:rsidRDefault="00F431E5" w:rsidP="000C7836">
      <w:pPr>
        <w:numPr>
          <w:ilvl w:val="1"/>
          <w:numId w:val="29"/>
        </w:numPr>
        <w:spacing w:line="360" w:lineRule="auto"/>
        <w:jc w:val="both"/>
        <w:rPr>
          <w:rFonts w:ascii="Times New Roman" w:hAnsi="Times New Roman" w:cs="Times New Roman"/>
        </w:rPr>
      </w:pPr>
      <w:r w:rsidRPr="00F431E5">
        <w:rPr>
          <w:rFonts w:ascii="Times New Roman" w:hAnsi="Times New Roman" w:cs="Times New Roman"/>
        </w:rPr>
        <w:t xml:space="preserve">NumPy (for numerical operations) </w:t>
      </w:r>
    </w:p>
    <w:p w14:paraId="3FCB9C2F" w14:textId="77777777" w:rsidR="00F431E5" w:rsidRPr="00F431E5" w:rsidRDefault="00F431E5" w:rsidP="000C7836">
      <w:pPr>
        <w:numPr>
          <w:ilvl w:val="1"/>
          <w:numId w:val="29"/>
        </w:numPr>
        <w:spacing w:line="360" w:lineRule="auto"/>
        <w:jc w:val="both"/>
        <w:rPr>
          <w:rFonts w:ascii="Times New Roman" w:hAnsi="Times New Roman" w:cs="Times New Roman"/>
        </w:rPr>
      </w:pPr>
      <w:r w:rsidRPr="00F431E5">
        <w:rPr>
          <w:rFonts w:ascii="Times New Roman" w:hAnsi="Times New Roman" w:cs="Times New Roman"/>
        </w:rPr>
        <w:t xml:space="preserve">Scikit-learn (for ML algorithms like SVM, KNN) </w:t>
      </w:r>
    </w:p>
    <w:p w14:paraId="01338A53" w14:textId="77777777" w:rsidR="00F431E5" w:rsidRPr="00F431E5" w:rsidRDefault="00F431E5" w:rsidP="000C7836">
      <w:pPr>
        <w:numPr>
          <w:ilvl w:val="1"/>
          <w:numId w:val="29"/>
        </w:numPr>
        <w:spacing w:line="360" w:lineRule="auto"/>
        <w:jc w:val="both"/>
        <w:rPr>
          <w:rFonts w:ascii="Times New Roman" w:hAnsi="Times New Roman" w:cs="Times New Roman"/>
        </w:rPr>
      </w:pPr>
      <w:r w:rsidRPr="00F431E5">
        <w:rPr>
          <w:rFonts w:ascii="Times New Roman" w:hAnsi="Times New Roman" w:cs="Times New Roman"/>
        </w:rPr>
        <w:t xml:space="preserve">TensorFlow / </w:t>
      </w:r>
      <w:proofErr w:type="spellStart"/>
      <w:r w:rsidRPr="00F431E5">
        <w:rPr>
          <w:rFonts w:ascii="Times New Roman" w:hAnsi="Times New Roman" w:cs="Times New Roman"/>
        </w:rPr>
        <w:t>Keras</w:t>
      </w:r>
      <w:proofErr w:type="spellEnd"/>
      <w:r w:rsidRPr="00F431E5">
        <w:rPr>
          <w:rFonts w:ascii="Times New Roman" w:hAnsi="Times New Roman" w:cs="Times New Roman"/>
        </w:rPr>
        <w:t xml:space="preserve"> (for CNN models) </w:t>
      </w:r>
    </w:p>
    <w:p w14:paraId="314E3E10" w14:textId="77777777" w:rsidR="00F431E5" w:rsidRPr="00F431E5" w:rsidRDefault="00F431E5" w:rsidP="000C7836">
      <w:pPr>
        <w:numPr>
          <w:ilvl w:val="0"/>
          <w:numId w:val="29"/>
        </w:numPr>
        <w:spacing w:line="360" w:lineRule="auto"/>
        <w:jc w:val="both"/>
        <w:rPr>
          <w:rFonts w:ascii="Times New Roman" w:hAnsi="Times New Roman" w:cs="Times New Roman"/>
        </w:rPr>
      </w:pPr>
      <w:r w:rsidRPr="00F431E5">
        <w:rPr>
          <w:rFonts w:ascii="Times New Roman" w:hAnsi="Times New Roman" w:cs="Times New Roman"/>
          <w:b/>
          <w:bCs/>
        </w:rPr>
        <w:t>IDE/Tools:</w:t>
      </w:r>
      <w:r w:rsidRPr="00F431E5">
        <w:rPr>
          <w:rFonts w:ascii="Times New Roman" w:hAnsi="Times New Roman" w:cs="Times New Roman"/>
        </w:rPr>
        <w:t xml:space="preserve"> VS Code / PyCharm / </w:t>
      </w:r>
      <w:proofErr w:type="spellStart"/>
      <w:r w:rsidRPr="00F431E5">
        <w:rPr>
          <w:rFonts w:ascii="Times New Roman" w:hAnsi="Times New Roman" w:cs="Times New Roman"/>
        </w:rPr>
        <w:t>Jupyter</w:t>
      </w:r>
      <w:proofErr w:type="spellEnd"/>
      <w:r w:rsidRPr="00F431E5">
        <w:rPr>
          <w:rFonts w:ascii="Times New Roman" w:hAnsi="Times New Roman" w:cs="Times New Roman"/>
        </w:rPr>
        <w:t xml:space="preserve"> Notebook</w:t>
      </w:r>
    </w:p>
    <w:p w14:paraId="668E7CB2" w14:textId="459937D2" w:rsidR="00710779" w:rsidRPr="00710779" w:rsidRDefault="00710779" w:rsidP="000D4662">
      <w:pPr>
        <w:spacing w:line="360" w:lineRule="auto"/>
        <w:jc w:val="both"/>
        <w:rPr>
          <w:rFonts w:ascii="Times New Roman" w:hAnsi="Times New Roman" w:cs="Times New Roman"/>
        </w:rPr>
      </w:pPr>
    </w:p>
    <w:p w14:paraId="5EC81E13" w14:textId="77777777" w:rsidR="00600623" w:rsidRDefault="00600623" w:rsidP="000D4662">
      <w:pPr>
        <w:spacing w:line="360" w:lineRule="auto"/>
        <w:jc w:val="both"/>
        <w:rPr>
          <w:rFonts w:ascii="Times New Roman" w:hAnsi="Times New Roman" w:cs="Times New Roman"/>
          <w:lang w:val="en-US"/>
        </w:rPr>
      </w:pPr>
    </w:p>
    <w:p w14:paraId="2DE45F8A" w14:textId="77777777" w:rsidR="00C24BE4" w:rsidRDefault="00C24BE4" w:rsidP="000D4662">
      <w:pPr>
        <w:spacing w:line="360" w:lineRule="auto"/>
        <w:jc w:val="both"/>
        <w:rPr>
          <w:rFonts w:ascii="Times New Roman" w:hAnsi="Times New Roman" w:cs="Times New Roman"/>
          <w:lang w:val="en-US"/>
        </w:rPr>
      </w:pPr>
    </w:p>
    <w:p w14:paraId="705AEC7A" w14:textId="77777777" w:rsidR="00C24BE4" w:rsidRDefault="00C24BE4" w:rsidP="000D4662">
      <w:pPr>
        <w:spacing w:line="360" w:lineRule="auto"/>
        <w:jc w:val="both"/>
        <w:rPr>
          <w:rFonts w:ascii="Times New Roman" w:hAnsi="Times New Roman" w:cs="Times New Roman"/>
          <w:lang w:val="en-US"/>
        </w:rPr>
      </w:pPr>
    </w:p>
    <w:p w14:paraId="02F33B47" w14:textId="77777777" w:rsidR="00C24BE4" w:rsidRDefault="00C24BE4" w:rsidP="000D4662">
      <w:pPr>
        <w:spacing w:line="360" w:lineRule="auto"/>
        <w:jc w:val="both"/>
        <w:rPr>
          <w:rFonts w:ascii="Times New Roman" w:hAnsi="Times New Roman" w:cs="Times New Roman"/>
          <w:lang w:val="en-US"/>
        </w:rPr>
      </w:pPr>
    </w:p>
    <w:p w14:paraId="54A4B87A" w14:textId="77777777" w:rsidR="00C24BE4" w:rsidRDefault="00C24BE4" w:rsidP="000D4662">
      <w:pPr>
        <w:spacing w:line="360" w:lineRule="auto"/>
        <w:jc w:val="both"/>
        <w:rPr>
          <w:rFonts w:ascii="Times New Roman" w:hAnsi="Times New Roman" w:cs="Times New Roman"/>
          <w:lang w:val="en-US"/>
        </w:rPr>
      </w:pPr>
    </w:p>
    <w:p w14:paraId="32A04288" w14:textId="07F13CCC" w:rsidR="00661F8D" w:rsidRDefault="00661F8D" w:rsidP="000D4662">
      <w:pPr>
        <w:spacing w:line="360" w:lineRule="auto"/>
        <w:jc w:val="both"/>
        <w:rPr>
          <w:rFonts w:ascii="Times New Roman" w:hAnsi="Times New Roman" w:cs="Times New Roman"/>
          <w:b/>
          <w:bCs/>
          <w:sz w:val="28"/>
          <w:szCs w:val="28"/>
        </w:rPr>
      </w:pPr>
    </w:p>
    <w:p w14:paraId="1095C8FD" w14:textId="750060D0" w:rsidR="00C24BE4" w:rsidRPr="00C24BE4" w:rsidRDefault="00B2053C" w:rsidP="00120EE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C24BE4" w:rsidRPr="00C24BE4">
        <w:rPr>
          <w:rFonts w:ascii="Times New Roman" w:hAnsi="Times New Roman" w:cs="Times New Roman"/>
          <w:b/>
          <w:bCs/>
          <w:sz w:val="28"/>
          <w:szCs w:val="28"/>
        </w:rPr>
        <w:t>SOFTWARE AND HARDWARE SPECIFICATIONS</w:t>
      </w:r>
    </w:p>
    <w:p w14:paraId="2D36C498" w14:textId="26FB4514" w:rsidR="00C24BE4" w:rsidRPr="00C24BE4" w:rsidRDefault="00C24BE4" w:rsidP="000D4662">
      <w:pPr>
        <w:spacing w:line="360" w:lineRule="auto"/>
        <w:jc w:val="both"/>
        <w:rPr>
          <w:rFonts w:ascii="Times New Roman" w:hAnsi="Times New Roman" w:cs="Times New Roman"/>
          <w:b/>
          <w:bCs/>
        </w:rPr>
      </w:pPr>
      <w:r w:rsidRPr="00C24BE4">
        <w:rPr>
          <w:rFonts w:ascii="Times New Roman" w:hAnsi="Times New Roman" w:cs="Times New Roman"/>
          <w:b/>
          <w:bCs/>
        </w:rPr>
        <w:t>3.1 Requirement Analysis</w:t>
      </w:r>
    </w:p>
    <w:p w14:paraId="2920B7D6" w14:textId="38F8C9E2" w:rsidR="00C24BE4" w:rsidRPr="00C24BE4" w:rsidRDefault="00FD4F04" w:rsidP="000D4662">
      <w:pPr>
        <w:spacing w:line="360" w:lineRule="auto"/>
        <w:jc w:val="both"/>
        <w:rPr>
          <w:rFonts w:ascii="Times New Roman" w:hAnsi="Times New Roman" w:cs="Times New Roman"/>
        </w:rPr>
      </w:pPr>
      <w:r w:rsidRPr="00FD4F04">
        <w:rPr>
          <w:rFonts w:ascii="Times New Roman" w:hAnsi="Times New Roman" w:cs="Times New Roman"/>
        </w:rPr>
        <w:t xml:space="preserve">Requirement Analysis is a crucial phase in system development that involves identifying, understanding, and documenting the needs of users as well as the system. For the fake currency detection system, this phase ensures that the developed solution is accurate, efficient, reliable, and easy to use. It defines what the system should do and how it should perform under different </w:t>
      </w:r>
      <w:proofErr w:type="gramStart"/>
      <w:r w:rsidRPr="00FD4F04">
        <w:rPr>
          <w:rFonts w:ascii="Times New Roman" w:hAnsi="Times New Roman" w:cs="Times New Roman"/>
        </w:rPr>
        <w:t>conditions.</w:t>
      </w:r>
      <w:r w:rsidR="00C24BE4" w:rsidRPr="00C24BE4">
        <w:rPr>
          <w:rFonts w:ascii="Times New Roman" w:hAnsi="Times New Roman" w:cs="Times New Roman"/>
        </w:rPr>
        <w:t>.</w:t>
      </w:r>
      <w:proofErr w:type="gramEnd"/>
    </w:p>
    <w:p w14:paraId="6739648E" w14:textId="77777777" w:rsidR="00C24BE4" w:rsidRPr="00C24BE4" w:rsidRDefault="00C24BE4" w:rsidP="000D4662">
      <w:pPr>
        <w:spacing w:line="360" w:lineRule="auto"/>
        <w:jc w:val="both"/>
        <w:rPr>
          <w:rFonts w:ascii="Times New Roman" w:hAnsi="Times New Roman" w:cs="Times New Roman"/>
        </w:rPr>
      </w:pPr>
      <w:r w:rsidRPr="00C24BE4">
        <w:rPr>
          <w:rFonts w:ascii="Times New Roman" w:hAnsi="Times New Roman" w:cs="Times New Roman"/>
        </w:rPr>
        <w:t>The system aims to:</w:t>
      </w:r>
    </w:p>
    <w:p w14:paraId="7045E8E0" w14:textId="77777777" w:rsidR="00350CB5" w:rsidRPr="00350CB5" w:rsidRDefault="00350CB5" w:rsidP="000C7836">
      <w:pPr>
        <w:numPr>
          <w:ilvl w:val="0"/>
          <w:numId w:val="30"/>
        </w:numPr>
        <w:spacing w:line="360" w:lineRule="auto"/>
        <w:jc w:val="both"/>
        <w:rPr>
          <w:rFonts w:ascii="Times New Roman" w:hAnsi="Times New Roman" w:cs="Times New Roman"/>
        </w:rPr>
      </w:pPr>
      <w:r w:rsidRPr="00350CB5">
        <w:rPr>
          <w:rFonts w:ascii="Times New Roman" w:hAnsi="Times New Roman" w:cs="Times New Roman"/>
        </w:rPr>
        <w:t xml:space="preserve">The system should allow users to upload or capture an image of a currency note using a camera or scanner. </w:t>
      </w:r>
    </w:p>
    <w:p w14:paraId="4503D455" w14:textId="77777777" w:rsidR="00350CB5" w:rsidRPr="00350CB5" w:rsidRDefault="00350CB5" w:rsidP="000C7836">
      <w:pPr>
        <w:numPr>
          <w:ilvl w:val="0"/>
          <w:numId w:val="30"/>
        </w:numPr>
        <w:spacing w:line="360" w:lineRule="auto"/>
        <w:jc w:val="both"/>
        <w:rPr>
          <w:rFonts w:ascii="Times New Roman" w:hAnsi="Times New Roman" w:cs="Times New Roman"/>
        </w:rPr>
      </w:pPr>
      <w:r w:rsidRPr="00350CB5">
        <w:rPr>
          <w:rFonts w:ascii="Times New Roman" w:hAnsi="Times New Roman" w:cs="Times New Roman"/>
        </w:rPr>
        <w:t xml:space="preserve">It should perform image preprocessing, including resizing, noise removal, contrast enhancement, and grayscale conversion to improve image quality. </w:t>
      </w:r>
    </w:p>
    <w:p w14:paraId="3EF59D91" w14:textId="77777777" w:rsidR="00350CB5" w:rsidRPr="00350CB5" w:rsidRDefault="00350CB5" w:rsidP="000C7836">
      <w:pPr>
        <w:numPr>
          <w:ilvl w:val="0"/>
          <w:numId w:val="30"/>
        </w:numPr>
        <w:spacing w:line="360" w:lineRule="auto"/>
        <w:jc w:val="both"/>
        <w:rPr>
          <w:rFonts w:ascii="Times New Roman" w:hAnsi="Times New Roman" w:cs="Times New Roman"/>
        </w:rPr>
      </w:pPr>
      <w:r w:rsidRPr="00350CB5">
        <w:rPr>
          <w:rFonts w:ascii="Times New Roman" w:hAnsi="Times New Roman" w:cs="Times New Roman"/>
        </w:rPr>
        <w:t xml:space="preserve">The system must detect and extract important features such as watermark, security thread, RBI logo, serial number, and texture patterns. </w:t>
      </w:r>
    </w:p>
    <w:p w14:paraId="6FAA9199" w14:textId="52E44E1C" w:rsidR="00350CB5" w:rsidRPr="00350CB5" w:rsidRDefault="00350CB5" w:rsidP="000C7836">
      <w:pPr>
        <w:numPr>
          <w:ilvl w:val="0"/>
          <w:numId w:val="30"/>
        </w:numPr>
        <w:spacing w:line="360" w:lineRule="auto"/>
        <w:jc w:val="both"/>
        <w:rPr>
          <w:rFonts w:ascii="Times New Roman" w:hAnsi="Times New Roman" w:cs="Times New Roman"/>
        </w:rPr>
      </w:pPr>
      <w:r w:rsidRPr="00350CB5">
        <w:rPr>
          <w:rFonts w:ascii="Times New Roman" w:hAnsi="Times New Roman" w:cs="Times New Roman"/>
        </w:rPr>
        <w:t xml:space="preserve">It should apply machine learning algorithms like Support Vector Machine (SVM), K-Nearest </w:t>
      </w:r>
      <w:proofErr w:type="spellStart"/>
      <w:r w:rsidRPr="00350CB5">
        <w:rPr>
          <w:rFonts w:ascii="Times New Roman" w:hAnsi="Times New Roman" w:cs="Times New Roman"/>
        </w:rPr>
        <w:t>Neighbors</w:t>
      </w:r>
      <w:proofErr w:type="spellEnd"/>
      <w:r w:rsidRPr="00350CB5">
        <w:rPr>
          <w:rFonts w:ascii="Times New Roman" w:hAnsi="Times New Roman" w:cs="Times New Roman"/>
        </w:rPr>
        <w:t xml:space="preserve"> (KNN), and Convolutional Neural Networks (CNN) to </w:t>
      </w:r>
      <w:proofErr w:type="spellStart"/>
      <w:r w:rsidRPr="00350CB5">
        <w:rPr>
          <w:rFonts w:ascii="Times New Roman" w:hAnsi="Times New Roman" w:cs="Times New Roman"/>
        </w:rPr>
        <w:t>analyze</w:t>
      </w:r>
      <w:proofErr w:type="spellEnd"/>
      <w:r w:rsidRPr="00350CB5">
        <w:rPr>
          <w:rFonts w:ascii="Times New Roman" w:hAnsi="Times New Roman" w:cs="Times New Roman"/>
        </w:rPr>
        <w:t xml:space="preserve"> the extracted features. The system must classify the currency note as either real or </w:t>
      </w:r>
    </w:p>
    <w:p w14:paraId="25DA9F5B" w14:textId="77777777" w:rsidR="00350CB5" w:rsidRPr="00350CB5" w:rsidRDefault="00350CB5" w:rsidP="00350CB5">
      <w:pPr>
        <w:spacing w:line="360" w:lineRule="auto"/>
        <w:jc w:val="both"/>
        <w:rPr>
          <w:rFonts w:ascii="Times New Roman" w:hAnsi="Times New Roman" w:cs="Times New Roman"/>
          <w:b/>
          <w:bCs/>
          <w:vanish/>
        </w:rPr>
      </w:pPr>
      <w:r w:rsidRPr="00350CB5">
        <w:rPr>
          <w:rFonts w:ascii="Times New Roman" w:hAnsi="Times New Roman" w:cs="Times New Roman"/>
          <w:b/>
          <w:bCs/>
          <w:vanish/>
        </w:rPr>
        <w:t>Bottom of Form</w:t>
      </w:r>
    </w:p>
    <w:p w14:paraId="452655B5" w14:textId="77777777" w:rsidR="00C24BE4" w:rsidRPr="00C24BE4" w:rsidRDefault="00C24BE4" w:rsidP="000D4662">
      <w:pPr>
        <w:spacing w:line="360" w:lineRule="auto"/>
        <w:jc w:val="both"/>
        <w:rPr>
          <w:rFonts w:ascii="Times New Roman" w:hAnsi="Times New Roman" w:cs="Times New Roman"/>
          <w:b/>
          <w:bCs/>
        </w:rPr>
      </w:pPr>
      <w:r w:rsidRPr="00C24BE4">
        <w:rPr>
          <w:rFonts w:ascii="Times New Roman" w:hAnsi="Times New Roman" w:cs="Times New Roman"/>
          <w:b/>
          <w:bCs/>
        </w:rPr>
        <w:t>3.2 REQUIREMENT SPECIFICATION</w:t>
      </w:r>
    </w:p>
    <w:p w14:paraId="6AB2D20C" w14:textId="77777777" w:rsidR="00C24BE4" w:rsidRPr="00C24BE4" w:rsidRDefault="00C24BE4" w:rsidP="000D4662">
      <w:pPr>
        <w:spacing w:line="360" w:lineRule="auto"/>
        <w:jc w:val="both"/>
        <w:rPr>
          <w:rFonts w:ascii="Times New Roman" w:hAnsi="Times New Roman" w:cs="Times New Roman"/>
          <w:b/>
          <w:bCs/>
        </w:rPr>
      </w:pPr>
      <w:r w:rsidRPr="00C24BE4">
        <w:rPr>
          <w:rFonts w:ascii="Times New Roman" w:hAnsi="Times New Roman" w:cs="Times New Roman"/>
          <w:b/>
          <w:bCs/>
        </w:rPr>
        <w:t>3.2.1 Functional Requirements</w:t>
      </w:r>
    </w:p>
    <w:p w14:paraId="64862F61" w14:textId="2673CAED" w:rsidR="00B2053C" w:rsidRPr="00B2053C" w:rsidRDefault="00B2053C" w:rsidP="000C7836">
      <w:pPr>
        <w:pStyle w:val="ListParagraph"/>
        <w:numPr>
          <w:ilvl w:val="0"/>
          <w:numId w:val="30"/>
        </w:numPr>
        <w:spacing w:line="360" w:lineRule="auto"/>
        <w:rPr>
          <w:rFonts w:ascii="Times New Roman" w:hAnsi="Times New Roman" w:cs="Times New Roman"/>
        </w:rPr>
      </w:pPr>
      <w:r w:rsidRPr="00B2053C">
        <w:rPr>
          <w:rFonts w:ascii="Times New Roman" w:hAnsi="Times New Roman" w:cs="Times New Roman"/>
        </w:rPr>
        <w:t xml:space="preserve">The system should allow users to upload or capture an image of a currency note. </w:t>
      </w:r>
    </w:p>
    <w:p w14:paraId="0AD4916E" w14:textId="46198B5E" w:rsidR="00B2053C" w:rsidRPr="00B2053C" w:rsidRDefault="00B2053C" w:rsidP="000C7836">
      <w:pPr>
        <w:pStyle w:val="ListParagraph"/>
        <w:numPr>
          <w:ilvl w:val="0"/>
          <w:numId w:val="30"/>
        </w:numPr>
        <w:spacing w:line="360" w:lineRule="auto"/>
        <w:rPr>
          <w:rFonts w:ascii="Times New Roman" w:hAnsi="Times New Roman" w:cs="Times New Roman"/>
        </w:rPr>
      </w:pPr>
      <w:r w:rsidRPr="00B2053C">
        <w:rPr>
          <w:rFonts w:ascii="Times New Roman" w:hAnsi="Times New Roman" w:cs="Times New Roman"/>
        </w:rPr>
        <w:t xml:space="preserve">It should perform image preprocessing such as resizing, noise removal, and grayscale conversion. </w:t>
      </w:r>
    </w:p>
    <w:p w14:paraId="17DBDFBC" w14:textId="7A1622AD" w:rsidR="00B2053C" w:rsidRPr="00B2053C" w:rsidRDefault="00B2053C" w:rsidP="000C7836">
      <w:pPr>
        <w:pStyle w:val="ListParagraph"/>
        <w:numPr>
          <w:ilvl w:val="0"/>
          <w:numId w:val="30"/>
        </w:numPr>
        <w:spacing w:line="360" w:lineRule="auto"/>
        <w:rPr>
          <w:rFonts w:ascii="Times New Roman" w:hAnsi="Times New Roman" w:cs="Times New Roman"/>
        </w:rPr>
      </w:pPr>
      <w:r w:rsidRPr="00B2053C">
        <w:rPr>
          <w:rFonts w:ascii="Times New Roman" w:hAnsi="Times New Roman" w:cs="Times New Roman"/>
        </w:rPr>
        <w:t xml:space="preserve">The system should extract important features like watermark, security thread, and patterns. </w:t>
      </w:r>
    </w:p>
    <w:p w14:paraId="692300AB" w14:textId="4B698E35" w:rsidR="00B2053C" w:rsidRPr="00B2053C" w:rsidRDefault="00B2053C" w:rsidP="000C7836">
      <w:pPr>
        <w:pStyle w:val="ListParagraph"/>
        <w:numPr>
          <w:ilvl w:val="0"/>
          <w:numId w:val="30"/>
        </w:numPr>
        <w:spacing w:line="360" w:lineRule="auto"/>
        <w:rPr>
          <w:rFonts w:ascii="Times New Roman" w:hAnsi="Times New Roman" w:cs="Times New Roman"/>
        </w:rPr>
      </w:pPr>
      <w:r w:rsidRPr="00B2053C">
        <w:rPr>
          <w:rFonts w:ascii="Times New Roman" w:hAnsi="Times New Roman" w:cs="Times New Roman"/>
        </w:rPr>
        <w:t xml:space="preserve">It should classify the note as real or fake using machine learning algorithms. </w:t>
      </w:r>
    </w:p>
    <w:p w14:paraId="5AB657F9" w14:textId="165D7FF4" w:rsidR="00C24BE4" w:rsidRPr="00B2053C" w:rsidRDefault="00B2053C" w:rsidP="000C7836">
      <w:pPr>
        <w:pStyle w:val="ListParagraph"/>
        <w:numPr>
          <w:ilvl w:val="0"/>
          <w:numId w:val="30"/>
        </w:numPr>
        <w:spacing w:line="360" w:lineRule="auto"/>
        <w:rPr>
          <w:rFonts w:ascii="Times New Roman" w:hAnsi="Times New Roman" w:cs="Times New Roman"/>
        </w:rPr>
      </w:pPr>
      <w:r w:rsidRPr="00B2053C">
        <w:rPr>
          <w:rFonts w:ascii="Times New Roman" w:hAnsi="Times New Roman" w:cs="Times New Roman"/>
        </w:rPr>
        <w:t xml:space="preserve">The system should display the result clearly to the user. </w:t>
      </w:r>
      <w:r w:rsidR="00C24BE4" w:rsidRPr="00B2053C">
        <w:rPr>
          <w:rFonts w:ascii="Times New Roman" w:hAnsi="Times New Roman" w:cs="Times New Roman"/>
        </w:rPr>
        <w:t>3.2.2 Software Requirements</w:t>
      </w:r>
    </w:p>
    <w:p w14:paraId="2059D5A2" w14:textId="5FD4AD3C" w:rsidR="00C24BE4" w:rsidRDefault="00B2053C" w:rsidP="00B2053C">
      <w:pPr>
        <w:spacing w:line="360" w:lineRule="auto"/>
        <w:rPr>
          <w:rFonts w:ascii="Times New Roman" w:hAnsi="Times New Roman" w:cs="Times New Roman"/>
        </w:rPr>
      </w:pPr>
      <w:r>
        <w:rPr>
          <w:rFonts w:ascii="Times New Roman" w:hAnsi="Times New Roman" w:cs="Times New Roman"/>
        </w:rPr>
        <w:t xml:space="preserve">            </w:t>
      </w:r>
      <w:r w:rsidR="00C24BE4" w:rsidRPr="00B2053C">
        <w:rPr>
          <w:rFonts w:ascii="Times New Roman" w:hAnsi="Times New Roman" w:cs="Times New Roman"/>
        </w:rPr>
        <w:t>Technologies and Tools Used</w:t>
      </w:r>
      <w:r>
        <w:rPr>
          <w:rFonts w:ascii="Times New Roman" w:hAnsi="Times New Roman" w:cs="Times New Roman"/>
        </w:rPr>
        <w:t>.</w:t>
      </w:r>
    </w:p>
    <w:p w14:paraId="49326561" w14:textId="77777777" w:rsidR="00B2053C" w:rsidRDefault="00B2053C" w:rsidP="00B2053C">
      <w:pPr>
        <w:spacing w:line="360" w:lineRule="auto"/>
        <w:rPr>
          <w:rFonts w:ascii="Times New Roman" w:hAnsi="Times New Roman" w:cs="Times New Roman"/>
        </w:rPr>
      </w:pPr>
    </w:p>
    <w:p w14:paraId="0CA91703" w14:textId="48075CEC" w:rsidR="00B2053C" w:rsidRDefault="00B2053C" w:rsidP="00B2053C">
      <w:pPr>
        <w:spacing w:line="360" w:lineRule="auto"/>
        <w:rPr>
          <w:rFonts w:ascii="Times New Roman" w:hAnsi="Times New Roman" w:cs="Times New Roman"/>
          <w:b/>
          <w:bCs/>
        </w:rPr>
      </w:pPr>
      <w:r w:rsidRPr="00B2053C">
        <w:rPr>
          <w:rFonts w:ascii="Times New Roman" w:hAnsi="Times New Roman" w:cs="Times New Roman"/>
          <w:b/>
          <w:bCs/>
        </w:rPr>
        <w:lastRenderedPageBreak/>
        <w:t>3.2.2 Software Requirements</w:t>
      </w:r>
    </w:p>
    <w:p w14:paraId="1B61BC59" w14:textId="0F83671F" w:rsidR="009967C8" w:rsidRDefault="00B2053C" w:rsidP="00B2053C">
      <w:pPr>
        <w:spacing w:line="360" w:lineRule="auto"/>
        <w:rPr>
          <w:rFonts w:ascii="Times New Roman" w:hAnsi="Times New Roman" w:cs="Times New Roman"/>
          <w:b/>
          <w:bCs/>
        </w:rPr>
      </w:pPr>
      <w:r>
        <w:rPr>
          <w:rFonts w:ascii="Times New Roman" w:hAnsi="Times New Roman" w:cs="Times New Roman"/>
          <w:b/>
          <w:bCs/>
        </w:rPr>
        <w:t>Technologies and tools used:</w:t>
      </w:r>
    </w:p>
    <w:p w14:paraId="5D49FA25" w14:textId="2EBBF3B3" w:rsidR="00C24BE4" w:rsidRPr="009967C8" w:rsidRDefault="009967C8" w:rsidP="000D4662">
      <w:pPr>
        <w:spacing w:line="360" w:lineRule="auto"/>
        <w:jc w:val="both"/>
        <w:rPr>
          <w:rFonts w:ascii="Times New Roman" w:hAnsi="Times New Roman" w:cs="Times New Roman"/>
          <w:b/>
          <w:bCs/>
        </w:rPr>
      </w:pPr>
      <w:r w:rsidRPr="009967C8">
        <w:rPr>
          <w:rFonts w:ascii="Times New Roman" w:hAnsi="Times New Roman" w:cs="Times New Roman"/>
          <w:b/>
          <w:bCs/>
        </w:rPr>
        <w:t>Component                                 Specification</w:t>
      </w:r>
    </w:p>
    <w:p w14:paraId="7B863AA8" w14:textId="78FD533D" w:rsidR="009967C8" w:rsidRPr="000C7BE2" w:rsidRDefault="009967C8" w:rsidP="000D4662">
      <w:pPr>
        <w:spacing w:line="360" w:lineRule="auto"/>
        <w:jc w:val="both"/>
        <w:rPr>
          <w:rFonts w:ascii="Times New Roman" w:hAnsi="Times New Roman" w:cs="Times New Roman"/>
        </w:rPr>
      </w:pPr>
      <w:r w:rsidRPr="009967C8">
        <w:rPr>
          <w:rFonts w:ascii="Times New Roman" w:hAnsi="Times New Roman" w:cs="Times New Roman"/>
          <w:b/>
          <w:bCs/>
        </w:rPr>
        <w:t>Programming</w:t>
      </w:r>
      <w:r>
        <w:rPr>
          <w:rFonts w:ascii="Times New Roman" w:hAnsi="Times New Roman" w:cs="Times New Roman"/>
          <w:b/>
          <w:bCs/>
        </w:rPr>
        <w:t xml:space="preserve">                              </w:t>
      </w:r>
      <w:r w:rsidRPr="000C7BE2">
        <w:rPr>
          <w:rFonts w:ascii="Times New Roman" w:hAnsi="Times New Roman" w:cs="Times New Roman"/>
        </w:rPr>
        <w:t>python</w:t>
      </w:r>
      <w:r w:rsidR="004C74F6" w:rsidRPr="000C7BE2">
        <w:rPr>
          <w:rFonts w:ascii="Times New Roman" w:hAnsi="Times New Roman" w:cs="Times New Roman"/>
        </w:rPr>
        <w:t xml:space="preserve"> 3.8</w:t>
      </w:r>
    </w:p>
    <w:p w14:paraId="76C6F56E" w14:textId="17E86B5F" w:rsidR="009967C8" w:rsidRPr="009967C8" w:rsidRDefault="009967C8" w:rsidP="004C74F6">
      <w:pPr>
        <w:spacing w:line="360" w:lineRule="auto"/>
        <w:jc w:val="both"/>
        <w:rPr>
          <w:rFonts w:ascii="Times New Roman" w:hAnsi="Times New Roman" w:cs="Times New Roman"/>
          <w:b/>
          <w:bCs/>
        </w:rPr>
      </w:pPr>
      <w:r w:rsidRPr="009967C8">
        <w:rPr>
          <w:rFonts w:ascii="Times New Roman" w:hAnsi="Times New Roman" w:cs="Times New Roman"/>
          <w:b/>
          <w:bCs/>
        </w:rPr>
        <w:t>Libraries</w:t>
      </w:r>
      <w:r w:rsidR="004C74F6">
        <w:rPr>
          <w:rFonts w:ascii="Times New Roman" w:hAnsi="Times New Roman" w:cs="Times New Roman"/>
          <w:b/>
          <w:bCs/>
        </w:rPr>
        <w:t xml:space="preserve">                                      </w:t>
      </w:r>
      <w:r w:rsidR="004C74F6" w:rsidRPr="000C7BE2">
        <w:rPr>
          <w:rFonts w:ascii="Times New Roman" w:hAnsi="Times New Roman" w:cs="Times New Roman"/>
        </w:rPr>
        <w:t>NumPy,</w:t>
      </w:r>
      <w:r w:rsidR="004C74F6" w:rsidRPr="004C74F6">
        <w:rPr>
          <w:rFonts w:ascii="Times New Roman" w:hAnsi="Times New Roman" w:cs="Times New Roman"/>
        </w:rPr>
        <w:t xml:space="preserve"> Pandas</w:t>
      </w:r>
      <w:r w:rsidR="004C74F6" w:rsidRPr="000C7BE2">
        <w:rPr>
          <w:rFonts w:ascii="Times New Roman" w:hAnsi="Times New Roman" w:cs="Times New Roman"/>
        </w:rPr>
        <w:t>, Scikit-learn</w:t>
      </w:r>
    </w:p>
    <w:p w14:paraId="420B0F4A" w14:textId="2592A606" w:rsidR="009967C8" w:rsidRPr="009967C8" w:rsidRDefault="009967C8" w:rsidP="004C74F6">
      <w:pPr>
        <w:spacing w:line="360" w:lineRule="auto"/>
        <w:jc w:val="both"/>
        <w:rPr>
          <w:rFonts w:ascii="Times New Roman" w:hAnsi="Times New Roman" w:cs="Times New Roman"/>
          <w:b/>
          <w:bCs/>
        </w:rPr>
      </w:pPr>
      <w:r w:rsidRPr="009967C8">
        <w:rPr>
          <w:rFonts w:ascii="Times New Roman" w:hAnsi="Times New Roman" w:cs="Times New Roman"/>
          <w:b/>
          <w:bCs/>
        </w:rPr>
        <w:t>Model Architecture</w:t>
      </w:r>
      <w:r w:rsidR="004C74F6">
        <w:rPr>
          <w:rFonts w:ascii="Times New Roman" w:hAnsi="Times New Roman" w:cs="Times New Roman"/>
          <w:b/>
          <w:bCs/>
        </w:rPr>
        <w:t xml:space="preserve">                  </w:t>
      </w:r>
      <w:proofErr w:type="gramStart"/>
      <w:r w:rsidR="004C74F6">
        <w:rPr>
          <w:rFonts w:ascii="Times New Roman" w:hAnsi="Times New Roman" w:cs="Times New Roman"/>
          <w:b/>
          <w:bCs/>
        </w:rPr>
        <w:t xml:space="preserve"> </w:t>
      </w:r>
      <w:r w:rsidR="000C7BE2">
        <w:rPr>
          <w:rFonts w:ascii="Times New Roman" w:hAnsi="Times New Roman" w:cs="Times New Roman"/>
          <w:b/>
          <w:bCs/>
        </w:rPr>
        <w:t xml:space="preserve">  </w:t>
      </w:r>
      <w:r w:rsidR="004C74F6" w:rsidRPr="000C7BE2">
        <w:rPr>
          <w:rFonts w:ascii="Times New Roman" w:hAnsi="Times New Roman" w:cs="Times New Roman"/>
        </w:rPr>
        <w:t>(</w:t>
      </w:r>
      <w:proofErr w:type="gramEnd"/>
      <w:r w:rsidR="004C74F6" w:rsidRPr="000C7BE2">
        <w:rPr>
          <w:rFonts w:ascii="Times New Roman" w:hAnsi="Times New Roman" w:cs="Times New Roman"/>
        </w:rPr>
        <w:t>CNN</w:t>
      </w:r>
      <w:proofErr w:type="gramStart"/>
      <w:r w:rsidR="004C74F6" w:rsidRPr="000C7BE2">
        <w:rPr>
          <w:rFonts w:ascii="Times New Roman" w:hAnsi="Times New Roman" w:cs="Times New Roman"/>
        </w:rPr>
        <w:t xml:space="preserve">) </w:t>
      </w:r>
      <w:r w:rsidR="000C7BE2" w:rsidRPr="000C7BE2">
        <w:rPr>
          <w:rFonts w:ascii="Times New Roman" w:hAnsi="Times New Roman" w:cs="Times New Roman"/>
        </w:rPr>
        <w:t>,</w:t>
      </w:r>
      <w:proofErr w:type="gramEnd"/>
      <w:r w:rsidR="004C74F6" w:rsidRPr="004C74F6">
        <w:rPr>
          <w:rFonts w:ascii="Times New Roman" w:hAnsi="Times New Roman" w:cs="Times New Roman"/>
        </w:rPr>
        <w:t>(SVM</w:t>
      </w:r>
      <w:proofErr w:type="gramStart"/>
      <w:r w:rsidR="004C74F6" w:rsidRPr="004C74F6">
        <w:rPr>
          <w:rFonts w:ascii="Times New Roman" w:hAnsi="Times New Roman" w:cs="Times New Roman"/>
        </w:rPr>
        <w:t xml:space="preserve">) </w:t>
      </w:r>
      <w:r w:rsidR="000C7BE2" w:rsidRPr="000C7BE2">
        <w:rPr>
          <w:rFonts w:ascii="Times New Roman" w:hAnsi="Times New Roman" w:cs="Times New Roman"/>
        </w:rPr>
        <w:t>,</w:t>
      </w:r>
      <w:proofErr w:type="gramEnd"/>
      <w:r w:rsidR="004C74F6" w:rsidRPr="000C7BE2">
        <w:rPr>
          <w:rFonts w:ascii="Times New Roman" w:hAnsi="Times New Roman" w:cs="Times New Roman"/>
        </w:rPr>
        <w:t>(KNN)</w:t>
      </w:r>
    </w:p>
    <w:p w14:paraId="30FEBA5B" w14:textId="4A271355" w:rsidR="009967C8" w:rsidRPr="000C7BE2" w:rsidRDefault="009967C8" w:rsidP="000D4662">
      <w:pPr>
        <w:spacing w:line="360" w:lineRule="auto"/>
        <w:jc w:val="both"/>
        <w:rPr>
          <w:rFonts w:ascii="Times New Roman" w:hAnsi="Times New Roman" w:cs="Times New Roman"/>
        </w:rPr>
      </w:pPr>
      <w:r w:rsidRPr="009967C8">
        <w:rPr>
          <w:rFonts w:ascii="Times New Roman" w:hAnsi="Times New Roman" w:cs="Times New Roman"/>
          <w:b/>
          <w:bCs/>
        </w:rPr>
        <w:t>Data Source</w:t>
      </w:r>
      <w:r w:rsidR="000C7BE2">
        <w:rPr>
          <w:rFonts w:ascii="Times New Roman" w:hAnsi="Times New Roman" w:cs="Times New Roman"/>
          <w:b/>
          <w:bCs/>
        </w:rPr>
        <w:t xml:space="preserve">                                 </w:t>
      </w:r>
      <w:r w:rsidR="000C7BE2" w:rsidRPr="000C7BE2">
        <w:rPr>
          <w:rFonts w:ascii="Times New Roman" w:hAnsi="Times New Roman" w:cs="Times New Roman"/>
        </w:rPr>
        <w:t>CSV files / MongoDB.</w:t>
      </w:r>
    </w:p>
    <w:p w14:paraId="7A9F152C" w14:textId="581D703B" w:rsidR="009967C8" w:rsidRPr="000C7BE2" w:rsidRDefault="009967C8" w:rsidP="000D4662">
      <w:pPr>
        <w:spacing w:line="360" w:lineRule="auto"/>
        <w:jc w:val="both"/>
        <w:rPr>
          <w:rFonts w:ascii="Times New Roman" w:hAnsi="Times New Roman" w:cs="Times New Roman"/>
        </w:rPr>
      </w:pPr>
      <w:r w:rsidRPr="009967C8">
        <w:rPr>
          <w:rFonts w:ascii="Times New Roman" w:hAnsi="Times New Roman" w:cs="Times New Roman"/>
          <w:b/>
          <w:bCs/>
        </w:rPr>
        <w:t>IDE/Notebook</w:t>
      </w:r>
      <w:r w:rsidR="000C7BE2">
        <w:rPr>
          <w:rFonts w:ascii="Times New Roman" w:hAnsi="Times New Roman" w:cs="Times New Roman"/>
          <w:b/>
          <w:bCs/>
        </w:rPr>
        <w:t xml:space="preserve">                           </w:t>
      </w:r>
      <w:r w:rsidR="000C7BE2" w:rsidRPr="000C7BE2">
        <w:rPr>
          <w:rFonts w:ascii="Times New Roman" w:hAnsi="Times New Roman" w:cs="Times New Roman"/>
        </w:rPr>
        <w:t xml:space="preserve">  Visual Studio Code</w:t>
      </w:r>
    </w:p>
    <w:p w14:paraId="12D81EA3" w14:textId="7C6764CA" w:rsidR="009967C8" w:rsidRDefault="009967C8" w:rsidP="000D4662">
      <w:pPr>
        <w:spacing w:line="360" w:lineRule="auto"/>
        <w:jc w:val="both"/>
        <w:rPr>
          <w:rFonts w:ascii="Times New Roman" w:hAnsi="Times New Roman" w:cs="Times New Roman"/>
        </w:rPr>
      </w:pPr>
      <w:r w:rsidRPr="009967C8">
        <w:rPr>
          <w:rFonts w:ascii="Times New Roman" w:hAnsi="Times New Roman" w:cs="Times New Roman"/>
          <w:b/>
          <w:bCs/>
        </w:rPr>
        <w:t>Operating System</w:t>
      </w:r>
      <w:r>
        <w:rPr>
          <w:rFonts w:ascii="Times New Roman" w:hAnsi="Times New Roman" w:cs="Times New Roman"/>
          <w:b/>
          <w:bCs/>
        </w:rPr>
        <w:t xml:space="preserve">                  </w:t>
      </w:r>
      <w:r w:rsidR="000C7BE2">
        <w:rPr>
          <w:rFonts w:ascii="Times New Roman" w:hAnsi="Times New Roman" w:cs="Times New Roman"/>
          <w:b/>
          <w:bCs/>
        </w:rPr>
        <w:t xml:space="preserve">   </w:t>
      </w:r>
      <w:r>
        <w:rPr>
          <w:rFonts w:ascii="Times New Roman" w:hAnsi="Times New Roman" w:cs="Times New Roman"/>
          <w:b/>
          <w:bCs/>
        </w:rPr>
        <w:t xml:space="preserve">  </w:t>
      </w:r>
      <w:r w:rsidRPr="000C7BE2">
        <w:rPr>
          <w:rFonts w:ascii="Times New Roman" w:hAnsi="Times New Roman" w:cs="Times New Roman"/>
        </w:rPr>
        <w:t>Windows / Linux / macOS</w:t>
      </w:r>
    </w:p>
    <w:p w14:paraId="5EB6C470" w14:textId="77777777" w:rsidR="000C7BE2" w:rsidRPr="000C7BE2" w:rsidRDefault="000C7BE2" w:rsidP="000D4662">
      <w:pPr>
        <w:spacing w:line="360" w:lineRule="auto"/>
        <w:jc w:val="both"/>
        <w:rPr>
          <w:rFonts w:ascii="Times New Roman" w:hAnsi="Times New Roman" w:cs="Times New Roman"/>
        </w:rPr>
      </w:pPr>
    </w:p>
    <w:p w14:paraId="18F31F0D" w14:textId="77777777" w:rsidR="000C7BE2" w:rsidRDefault="00C24BE4" w:rsidP="000C7BE2">
      <w:pPr>
        <w:spacing w:line="360" w:lineRule="auto"/>
        <w:jc w:val="both"/>
        <w:rPr>
          <w:rFonts w:ascii="Times New Roman" w:hAnsi="Times New Roman" w:cs="Times New Roman"/>
          <w:b/>
          <w:bCs/>
        </w:rPr>
      </w:pPr>
      <w:r w:rsidRPr="00C24BE4">
        <w:rPr>
          <w:rFonts w:ascii="Times New Roman" w:hAnsi="Times New Roman" w:cs="Times New Roman"/>
          <w:b/>
          <w:bCs/>
        </w:rPr>
        <w:t>3.2.3 Hardware Requirements</w:t>
      </w:r>
    </w:p>
    <w:p w14:paraId="67469B1F" w14:textId="25278FF8" w:rsidR="000C7BE2" w:rsidRPr="000C7BE2" w:rsidRDefault="00C1106C" w:rsidP="000C7BE2">
      <w:pPr>
        <w:spacing w:line="360" w:lineRule="auto"/>
        <w:jc w:val="both"/>
        <w:rPr>
          <w:rFonts w:ascii="Times New Roman" w:hAnsi="Times New Roman" w:cs="Times New Roman"/>
          <w:b/>
          <w:bCs/>
        </w:rPr>
      </w:pPr>
      <w:r w:rsidRPr="000C7BE2">
        <w:rPr>
          <w:rFonts w:ascii="Times New Roman" w:hAnsi="Times New Roman" w:cs="Times New Roman"/>
          <w:b/>
          <w:bCs/>
          <w:sz w:val="28"/>
          <w:szCs w:val="28"/>
        </w:rPr>
        <w:t>Processo</w:t>
      </w:r>
      <w:r w:rsidR="000C7BE2">
        <w:rPr>
          <w:rFonts w:ascii="Times New Roman" w:hAnsi="Times New Roman" w:cs="Times New Roman"/>
          <w:b/>
          <w:bCs/>
          <w:sz w:val="28"/>
          <w:szCs w:val="28"/>
        </w:rPr>
        <w:t xml:space="preserve">r            </w:t>
      </w:r>
      <w:proofErr w:type="gramStart"/>
      <w:r w:rsidR="000C7BE2">
        <w:rPr>
          <w:rFonts w:ascii="Times New Roman" w:hAnsi="Times New Roman" w:cs="Times New Roman"/>
          <w:b/>
          <w:bCs/>
          <w:sz w:val="28"/>
          <w:szCs w:val="28"/>
        </w:rPr>
        <w:t xml:space="preserve">  </w:t>
      </w:r>
      <w:r w:rsidRPr="000C7BE2">
        <w:rPr>
          <w:rFonts w:ascii="Times New Roman" w:hAnsi="Times New Roman" w:cs="Times New Roman"/>
          <w:sz w:val="28"/>
          <w:szCs w:val="28"/>
        </w:rPr>
        <w:t>:</w:t>
      </w:r>
      <w:proofErr w:type="gramEnd"/>
      <w:r w:rsidRPr="000C7BE2">
        <w:rPr>
          <w:rFonts w:ascii="Times New Roman" w:hAnsi="Times New Roman" w:cs="Times New Roman"/>
          <w:sz w:val="28"/>
          <w:szCs w:val="28"/>
        </w:rPr>
        <w:t xml:space="preserve"> Intel Core i3 or higher</w:t>
      </w:r>
      <w:r w:rsidRPr="000C7BE2">
        <w:rPr>
          <w:rFonts w:ascii="Times New Roman" w:hAnsi="Times New Roman" w:cs="Times New Roman"/>
          <w:b/>
          <w:bCs/>
          <w:sz w:val="28"/>
          <w:szCs w:val="28"/>
        </w:rPr>
        <w:t xml:space="preserve"> </w:t>
      </w:r>
    </w:p>
    <w:p w14:paraId="5A143840" w14:textId="7DBBFDBF" w:rsidR="00C1106C" w:rsidRPr="000C7BE2" w:rsidRDefault="00C1106C" w:rsidP="000C7BE2">
      <w:pPr>
        <w:spacing w:line="360" w:lineRule="auto"/>
        <w:jc w:val="both"/>
        <w:rPr>
          <w:rFonts w:ascii="Times New Roman" w:hAnsi="Times New Roman" w:cs="Times New Roman"/>
          <w:b/>
          <w:bCs/>
          <w:sz w:val="28"/>
          <w:szCs w:val="28"/>
        </w:rPr>
      </w:pPr>
      <w:r w:rsidRPr="000C7BE2">
        <w:rPr>
          <w:rFonts w:ascii="Times New Roman" w:hAnsi="Times New Roman" w:cs="Times New Roman"/>
          <w:b/>
          <w:bCs/>
          <w:sz w:val="28"/>
          <w:szCs w:val="28"/>
        </w:rPr>
        <w:t>RAM</w:t>
      </w:r>
      <w:r w:rsidR="000C7BE2">
        <w:rPr>
          <w:rFonts w:ascii="Times New Roman" w:hAnsi="Times New Roman" w:cs="Times New Roman"/>
          <w:b/>
          <w:bCs/>
          <w:sz w:val="28"/>
          <w:szCs w:val="28"/>
        </w:rPr>
        <w:t xml:space="preserve">                        </w:t>
      </w:r>
      <w:proofErr w:type="gramStart"/>
      <w:r w:rsidR="000C7BE2" w:rsidRPr="000C7BE2">
        <w:rPr>
          <w:rFonts w:ascii="Times New Roman" w:hAnsi="Times New Roman" w:cs="Times New Roman"/>
          <w:sz w:val="28"/>
          <w:szCs w:val="28"/>
        </w:rPr>
        <w:t xml:space="preserve">  </w:t>
      </w:r>
      <w:r w:rsidRPr="000C7BE2">
        <w:rPr>
          <w:rFonts w:ascii="Times New Roman" w:hAnsi="Times New Roman" w:cs="Times New Roman"/>
          <w:sz w:val="28"/>
          <w:szCs w:val="28"/>
        </w:rPr>
        <w:t>:</w:t>
      </w:r>
      <w:proofErr w:type="gramEnd"/>
      <w:r w:rsidRPr="000C7BE2">
        <w:rPr>
          <w:rFonts w:ascii="Times New Roman" w:hAnsi="Times New Roman" w:cs="Times New Roman"/>
          <w:b/>
          <w:bCs/>
          <w:sz w:val="28"/>
          <w:szCs w:val="28"/>
        </w:rPr>
        <w:t xml:space="preserve"> </w:t>
      </w:r>
      <w:r w:rsidRPr="000C7BE2">
        <w:rPr>
          <w:rFonts w:ascii="Times New Roman" w:hAnsi="Times New Roman" w:cs="Times New Roman"/>
          <w:sz w:val="28"/>
          <w:szCs w:val="28"/>
        </w:rPr>
        <w:t>Minimum 4 GB (8 GB recommended for better performance)</w:t>
      </w:r>
      <w:r w:rsidRPr="000C7BE2">
        <w:rPr>
          <w:rFonts w:ascii="Times New Roman" w:hAnsi="Times New Roman" w:cs="Times New Roman"/>
          <w:b/>
          <w:bCs/>
          <w:sz w:val="28"/>
          <w:szCs w:val="28"/>
        </w:rPr>
        <w:t xml:space="preserve"> </w:t>
      </w:r>
    </w:p>
    <w:p w14:paraId="54BEE87C" w14:textId="1A87A56A" w:rsidR="00C1106C" w:rsidRPr="000C7BE2" w:rsidRDefault="00C1106C" w:rsidP="000C7BE2">
      <w:pPr>
        <w:spacing w:line="360" w:lineRule="auto"/>
        <w:jc w:val="both"/>
        <w:rPr>
          <w:rFonts w:ascii="Times New Roman" w:hAnsi="Times New Roman" w:cs="Times New Roman"/>
          <w:sz w:val="28"/>
          <w:szCs w:val="28"/>
        </w:rPr>
      </w:pPr>
      <w:r w:rsidRPr="000C7BE2">
        <w:rPr>
          <w:rFonts w:ascii="Times New Roman" w:hAnsi="Times New Roman" w:cs="Times New Roman"/>
          <w:b/>
          <w:bCs/>
          <w:sz w:val="28"/>
          <w:szCs w:val="28"/>
        </w:rPr>
        <w:t>Storage</w:t>
      </w:r>
      <w:r w:rsidR="000C7BE2">
        <w:rPr>
          <w:rFonts w:ascii="Times New Roman" w:hAnsi="Times New Roman" w:cs="Times New Roman"/>
          <w:b/>
          <w:bCs/>
          <w:sz w:val="28"/>
          <w:szCs w:val="28"/>
        </w:rPr>
        <w:t xml:space="preserve">               </w:t>
      </w:r>
      <w:proofErr w:type="gramStart"/>
      <w:r w:rsidR="000C7BE2">
        <w:rPr>
          <w:rFonts w:ascii="Times New Roman" w:hAnsi="Times New Roman" w:cs="Times New Roman"/>
          <w:b/>
          <w:bCs/>
          <w:sz w:val="28"/>
          <w:szCs w:val="28"/>
        </w:rPr>
        <w:t xml:space="preserve">  </w:t>
      </w:r>
      <w:r w:rsidRPr="000C7BE2">
        <w:rPr>
          <w:rFonts w:ascii="Times New Roman" w:hAnsi="Times New Roman" w:cs="Times New Roman"/>
          <w:sz w:val="28"/>
          <w:szCs w:val="28"/>
        </w:rPr>
        <w:t>:At</w:t>
      </w:r>
      <w:proofErr w:type="gramEnd"/>
      <w:r w:rsidRPr="000C7BE2">
        <w:rPr>
          <w:rFonts w:ascii="Times New Roman" w:hAnsi="Times New Roman" w:cs="Times New Roman"/>
          <w:sz w:val="28"/>
          <w:szCs w:val="28"/>
        </w:rPr>
        <w:t xml:space="preserve"> least 50 GB free disk space </w:t>
      </w:r>
    </w:p>
    <w:p w14:paraId="3AE9B2D7" w14:textId="7AF86EAB" w:rsidR="00C1106C" w:rsidRPr="000C7BE2" w:rsidRDefault="00C1106C" w:rsidP="000C7BE2">
      <w:pPr>
        <w:spacing w:line="360" w:lineRule="auto"/>
        <w:jc w:val="both"/>
        <w:rPr>
          <w:rFonts w:ascii="Times New Roman" w:hAnsi="Times New Roman" w:cs="Times New Roman"/>
          <w:b/>
          <w:bCs/>
          <w:sz w:val="28"/>
          <w:szCs w:val="28"/>
        </w:rPr>
      </w:pPr>
      <w:r w:rsidRPr="000C7BE2">
        <w:rPr>
          <w:rFonts w:ascii="Times New Roman" w:hAnsi="Times New Roman" w:cs="Times New Roman"/>
          <w:b/>
          <w:bCs/>
          <w:sz w:val="28"/>
          <w:szCs w:val="28"/>
        </w:rPr>
        <w:t>Input Devices</w:t>
      </w:r>
      <w:r w:rsidR="00B5628C">
        <w:rPr>
          <w:rFonts w:ascii="Times New Roman" w:hAnsi="Times New Roman" w:cs="Times New Roman"/>
          <w:b/>
          <w:bCs/>
          <w:sz w:val="28"/>
          <w:szCs w:val="28"/>
        </w:rPr>
        <w:t xml:space="preserve">     </w:t>
      </w:r>
      <w:proofErr w:type="gramStart"/>
      <w:r w:rsidR="00B5628C">
        <w:rPr>
          <w:rFonts w:ascii="Times New Roman" w:hAnsi="Times New Roman" w:cs="Times New Roman"/>
          <w:b/>
          <w:bCs/>
          <w:sz w:val="28"/>
          <w:szCs w:val="28"/>
        </w:rPr>
        <w:t xml:space="preserve">  </w:t>
      </w:r>
      <w:r w:rsidRPr="000C7BE2">
        <w:rPr>
          <w:rFonts w:ascii="Times New Roman" w:hAnsi="Times New Roman" w:cs="Times New Roman"/>
          <w:sz w:val="28"/>
          <w:szCs w:val="28"/>
        </w:rPr>
        <w:t>:</w:t>
      </w:r>
      <w:proofErr w:type="gramEnd"/>
      <w:r w:rsidRPr="000C7BE2">
        <w:rPr>
          <w:rFonts w:ascii="Times New Roman" w:hAnsi="Times New Roman" w:cs="Times New Roman"/>
          <w:sz w:val="28"/>
          <w:szCs w:val="28"/>
        </w:rPr>
        <w:t xml:space="preserve"> Camera or scanner to capture currency images</w:t>
      </w:r>
      <w:r w:rsidRPr="000C7BE2">
        <w:rPr>
          <w:rFonts w:ascii="Times New Roman" w:hAnsi="Times New Roman" w:cs="Times New Roman"/>
          <w:b/>
          <w:bCs/>
          <w:sz w:val="28"/>
          <w:szCs w:val="28"/>
        </w:rPr>
        <w:t xml:space="preserve"> </w:t>
      </w:r>
    </w:p>
    <w:p w14:paraId="3B96D470" w14:textId="1DC9BE13" w:rsidR="00C1106C" w:rsidRPr="000C7BE2" w:rsidRDefault="00C1106C" w:rsidP="000C7BE2">
      <w:pPr>
        <w:spacing w:line="360" w:lineRule="auto"/>
        <w:jc w:val="both"/>
        <w:rPr>
          <w:rFonts w:ascii="Times New Roman" w:hAnsi="Times New Roman" w:cs="Times New Roman"/>
          <w:b/>
          <w:bCs/>
          <w:sz w:val="28"/>
          <w:szCs w:val="28"/>
          <w:lang w:val="en-US"/>
        </w:rPr>
      </w:pPr>
      <w:r w:rsidRPr="000C7BE2">
        <w:rPr>
          <w:rFonts w:ascii="Times New Roman" w:hAnsi="Times New Roman" w:cs="Times New Roman"/>
          <w:b/>
          <w:bCs/>
          <w:sz w:val="28"/>
          <w:szCs w:val="28"/>
        </w:rPr>
        <w:t>Output Devices</w:t>
      </w:r>
      <w:r w:rsidR="00B5628C">
        <w:rPr>
          <w:rFonts w:ascii="Times New Roman" w:hAnsi="Times New Roman" w:cs="Times New Roman"/>
          <w:b/>
          <w:bCs/>
          <w:sz w:val="28"/>
          <w:szCs w:val="28"/>
        </w:rPr>
        <w:t xml:space="preserve">  </w:t>
      </w:r>
      <w:proofErr w:type="gramStart"/>
      <w:r w:rsidR="00B5628C">
        <w:rPr>
          <w:rFonts w:ascii="Times New Roman" w:hAnsi="Times New Roman" w:cs="Times New Roman"/>
          <w:b/>
          <w:bCs/>
          <w:sz w:val="28"/>
          <w:szCs w:val="28"/>
        </w:rPr>
        <w:t xml:space="preserve">  </w:t>
      </w:r>
      <w:r w:rsidRPr="000C7BE2">
        <w:rPr>
          <w:rFonts w:ascii="Times New Roman" w:hAnsi="Times New Roman" w:cs="Times New Roman"/>
          <w:sz w:val="28"/>
          <w:szCs w:val="28"/>
        </w:rPr>
        <w:t>:</w:t>
      </w:r>
      <w:proofErr w:type="gramEnd"/>
      <w:r w:rsidRPr="000C7BE2">
        <w:rPr>
          <w:rFonts w:ascii="Times New Roman" w:hAnsi="Times New Roman" w:cs="Times New Roman"/>
          <w:sz w:val="28"/>
          <w:szCs w:val="28"/>
        </w:rPr>
        <w:t xml:space="preserve"> Monitor or display screen</w:t>
      </w:r>
      <w:r w:rsidRPr="000C7BE2">
        <w:rPr>
          <w:rFonts w:ascii="Times New Roman" w:hAnsi="Times New Roman" w:cs="Times New Roman"/>
          <w:b/>
          <w:bCs/>
          <w:sz w:val="28"/>
          <w:szCs w:val="28"/>
        </w:rPr>
        <w:t xml:space="preserve"> </w:t>
      </w:r>
    </w:p>
    <w:p w14:paraId="0F7B9B6C" w14:textId="77777777" w:rsidR="00C1106C" w:rsidRDefault="00C1106C" w:rsidP="00C1106C">
      <w:pPr>
        <w:spacing w:line="360" w:lineRule="auto"/>
        <w:jc w:val="both"/>
        <w:rPr>
          <w:rFonts w:ascii="Times New Roman" w:hAnsi="Times New Roman" w:cs="Times New Roman"/>
          <w:b/>
          <w:bCs/>
          <w:sz w:val="28"/>
          <w:szCs w:val="28"/>
          <w:lang w:val="en-US"/>
        </w:rPr>
      </w:pPr>
    </w:p>
    <w:p w14:paraId="134179CA" w14:textId="77777777" w:rsidR="00C1106C" w:rsidRDefault="00C1106C" w:rsidP="00C1106C">
      <w:pPr>
        <w:spacing w:line="360" w:lineRule="auto"/>
        <w:jc w:val="both"/>
        <w:rPr>
          <w:rFonts w:ascii="Times New Roman" w:hAnsi="Times New Roman" w:cs="Times New Roman"/>
          <w:b/>
          <w:bCs/>
          <w:sz w:val="28"/>
          <w:szCs w:val="28"/>
          <w:lang w:val="en-US"/>
        </w:rPr>
      </w:pPr>
    </w:p>
    <w:p w14:paraId="177655AA" w14:textId="77777777" w:rsidR="00C1106C" w:rsidRDefault="00C1106C" w:rsidP="00C1106C">
      <w:pPr>
        <w:spacing w:line="360" w:lineRule="auto"/>
        <w:jc w:val="both"/>
        <w:rPr>
          <w:rFonts w:ascii="Times New Roman" w:hAnsi="Times New Roman" w:cs="Times New Roman"/>
          <w:b/>
          <w:bCs/>
          <w:sz w:val="28"/>
          <w:szCs w:val="28"/>
          <w:lang w:val="en-US"/>
        </w:rPr>
      </w:pPr>
    </w:p>
    <w:p w14:paraId="57B6152C" w14:textId="77777777" w:rsidR="00C1106C" w:rsidRDefault="00C1106C" w:rsidP="00C1106C">
      <w:pPr>
        <w:spacing w:line="360" w:lineRule="auto"/>
        <w:jc w:val="both"/>
        <w:rPr>
          <w:rFonts w:ascii="Times New Roman" w:hAnsi="Times New Roman" w:cs="Times New Roman"/>
          <w:b/>
          <w:bCs/>
          <w:sz w:val="28"/>
          <w:szCs w:val="28"/>
          <w:lang w:val="en-US"/>
        </w:rPr>
      </w:pPr>
    </w:p>
    <w:p w14:paraId="4D14DC52" w14:textId="77777777" w:rsidR="00C1106C" w:rsidRDefault="00C1106C" w:rsidP="00C1106C">
      <w:pPr>
        <w:spacing w:line="360" w:lineRule="auto"/>
        <w:jc w:val="both"/>
        <w:rPr>
          <w:rFonts w:ascii="Times New Roman" w:hAnsi="Times New Roman" w:cs="Times New Roman"/>
          <w:b/>
          <w:bCs/>
          <w:sz w:val="28"/>
          <w:szCs w:val="28"/>
          <w:lang w:val="en-US"/>
        </w:rPr>
      </w:pPr>
    </w:p>
    <w:p w14:paraId="3EACE081" w14:textId="77777777" w:rsidR="00C1106C" w:rsidRDefault="00C1106C" w:rsidP="00C1106C">
      <w:pPr>
        <w:spacing w:line="360" w:lineRule="auto"/>
        <w:jc w:val="both"/>
        <w:rPr>
          <w:rFonts w:ascii="Times New Roman" w:hAnsi="Times New Roman" w:cs="Times New Roman"/>
          <w:b/>
          <w:bCs/>
          <w:sz w:val="28"/>
          <w:szCs w:val="28"/>
          <w:lang w:val="en-US"/>
        </w:rPr>
      </w:pPr>
    </w:p>
    <w:p w14:paraId="347A990C" w14:textId="77777777" w:rsidR="00C1106C" w:rsidRPr="00C1106C" w:rsidRDefault="00C1106C" w:rsidP="00C1106C">
      <w:pPr>
        <w:spacing w:line="360" w:lineRule="auto"/>
        <w:jc w:val="both"/>
        <w:rPr>
          <w:rFonts w:ascii="Times New Roman" w:hAnsi="Times New Roman" w:cs="Times New Roman"/>
          <w:b/>
          <w:bCs/>
          <w:sz w:val="28"/>
          <w:szCs w:val="28"/>
          <w:lang w:val="en-US"/>
        </w:rPr>
      </w:pPr>
    </w:p>
    <w:p w14:paraId="2C307275" w14:textId="37D0BDEB" w:rsidR="00C24BE4" w:rsidRPr="00C1106C" w:rsidRDefault="00C1106C" w:rsidP="00C1106C">
      <w:pPr>
        <w:pStyle w:val="ListParagraph"/>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00C24BE4" w:rsidRPr="00C1106C">
        <w:rPr>
          <w:rFonts w:ascii="Times New Roman" w:hAnsi="Times New Roman" w:cs="Times New Roman"/>
          <w:b/>
          <w:bCs/>
          <w:sz w:val="28"/>
          <w:szCs w:val="28"/>
          <w:lang w:val="en-US"/>
        </w:rPr>
        <w:t>LITERATURE SURVEY</w:t>
      </w:r>
    </w:p>
    <w:p w14:paraId="66E75FA6" w14:textId="77777777" w:rsidR="002E1AF1" w:rsidRPr="002E1AF1" w:rsidRDefault="002E1AF1" w:rsidP="002E1AF1">
      <w:pPr>
        <w:spacing w:line="360" w:lineRule="auto"/>
        <w:jc w:val="both"/>
        <w:rPr>
          <w:rFonts w:ascii="Times New Roman" w:hAnsi="Times New Roman" w:cs="Times New Roman"/>
        </w:rPr>
      </w:pPr>
      <w:r w:rsidRPr="002E1AF1">
        <w:rPr>
          <w:rFonts w:ascii="Times New Roman" w:hAnsi="Times New Roman" w:cs="Times New Roman"/>
        </w:rPr>
        <w:t xml:space="preserve">Various methods have been proposed for fake currency detection. Earlier approaches used basic image processing techniques like </w:t>
      </w:r>
      <w:proofErr w:type="spellStart"/>
      <w:r w:rsidRPr="002E1AF1">
        <w:rPr>
          <w:rFonts w:ascii="Times New Roman" w:hAnsi="Times New Roman" w:cs="Times New Roman"/>
        </w:rPr>
        <w:t>color</w:t>
      </w:r>
      <w:proofErr w:type="spellEnd"/>
      <w:r w:rsidRPr="002E1AF1">
        <w:rPr>
          <w:rFonts w:ascii="Times New Roman" w:hAnsi="Times New Roman" w:cs="Times New Roman"/>
        </w:rPr>
        <w:t xml:space="preserve"> and texture analysis, but they had limitations in accuracy. Later, machine learning algorithms such as SVM and KNN improved detection by learning from data.</w:t>
      </w:r>
    </w:p>
    <w:p w14:paraId="554D5D96" w14:textId="77777777" w:rsidR="002E1AF1" w:rsidRDefault="002E1AF1" w:rsidP="002E1AF1">
      <w:pPr>
        <w:spacing w:line="360" w:lineRule="auto"/>
        <w:jc w:val="both"/>
        <w:rPr>
          <w:rFonts w:ascii="Times New Roman" w:hAnsi="Times New Roman" w:cs="Times New Roman"/>
        </w:rPr>
      </w:pPr>
      <w:r w:rsidRPr="002E1AF1">
        <w:rPr>
          <w:rFonts w:ascii="Times New Roman" w:hAnsi="Times New Roman" w:cs="Times New Roman"/>
        </w:rPr>
        <w:t>Recent studies focus on deep learning techniques like Convolutional Neural Networks (CNN), which provide higher accuracy by automatically extracting features from images. Hybrid methods combining image processing and machine learning have also been used to enhance performance</w:t>
      </w:r>
    </w:p>
    <w:p w14:paraId="3989E054" w14:textId="77777777" w:rsidR="00B5628C" w:rsidRPr="002E1AF1" w:rsidRDefault="00B5628C" w:rsidP="002E1AF1">
      <w:pPr>
        <w:spacing w:line="360" w:lineRule="auto"/>
        <w:jc w:val="both"/>
        <w:rPr>
          <w:rFonts w:ascii="Times New Roman" w:hAnsi="Times New Roman" w:cs="Times New Roman"/>
        </w:rPr>
      </w:pPr>
    </w:p>
    <w:p w14:paraId="7B01547C" w14:textId="77777777" w:rsidR="00B5628C" w:rsidRPr="00B5628C" w:rsidRDefault="005C01BB" w:rsidP="00B5628C">
      <w:pPr>
        <w:spacing w:line="360" w:lineRule="auto"/>
        <w:jc w:val="both"/>
        <w:rPr>
          <w:rFonts w:ascii="Times New Roman" w:hAnsi="Times New Roman" w:cs="Times New Roman"/>
          <w:b/>
          <w:bCs/>
        </w:rPr>
      </w:pPr>
      <w:r w:rsidRPr="00284FAE">
        <w:rPr>
          <w:rFonts w:ascii="Times New Roman" w:hAnsi="Times New Roman" w:cs="Times New Roman"/>
          <w:b/>
          <w:bCs/>
        </w:rPr>
        <w:t xml:space="preserve">4.1 </w:t>
      </w:r>
      <w:r w:rsidR="00B5628C" w:rsidRPr="00B5628C">
        <w:rPr>
          <w:rFonts w:ascii="Times New Roman" w:hAnsi="Times New Roman" w:cs="Times New Roman"/>
          <w:b/>
          <w:bCs/>
        </w:rPr>
        <w:t>Keerthana S. N., and Chitra K. (2024)</w:t>
      </w:r>
    </w:p>
    <w:p w14:paraId="7D131008" w14:textId="77777777" w:rsidR="00B5628C" w:rsidRPr="00B5628C" w:rsidRDefault="00B5628C" w:rsidP="00B5628C">
      <w:pPr>
        <w:spacing w:line="360" w:lineRule="auto"/>
        <w:jc w:val="both"/>
        <w:rPr>
          <w:rFonts w:ascii="Times New Roman" w:hAnsi="Times New Roman" w:cs="Times New Roman"/>
        </w:rPr>
      </w:pPr>
      <w:r w:rsidRPr="00B5628C">
        <w:rPr>
          <w:rFonts w:ascii="Times New Roman" w:hAnsi="Times New Roman" w:cs="Times New Roman"/>
        </w:rPr>
        <w:t>“Evaluating Machine Learning Algorithms for Fake Currency Detection”</w:t>
      </w:r>
    </w:p>
    <w:p w14:paraId="5F5AEDD4" w14:textId="77777777" w:rsidR="00B5628C" w:rsidRPr="00B5628C" w:rsidRDefault="00B5628C" w:rsidP="00B5628C">
      <w:pPr>
        <w:spacing w:line="360" w:lineRule="auto"/>
        <w:jc w:val="both"/>
        <w:rPr>
          <w:rFonts w:ascii="Times New Roman" w:hAnsi="Times New Roman" w:cs="Times New Roman"/>
        </w:rPr>
      </w:pPr>
      <w:r w:rsidRPr="00B5628C">
        <w:rPr>
          <w:rFonts w:ascii="Times New Roman" w:hAnsi="Times New Roman" w:cs="Times New Roman"/>
        </w:rPr>
        <w:t xml:space="preserve">This research paper focuses on comparing different machine learning algorithms used for detecting counterfeit currency. The authors </w:t>
      </w:r>
      <w:proofErr w:type="spellStart"/>
      <w:r w:rsidRPr="00B5628C">
        <w:rPr>
          <w:rFonts w:ascii="Times New Roman" w:hAnsi="Times New Roman" w:cs="Times New Roman"/>
        </w:rPr>
        <w:t>analyze</w:t>
      </w:r>
      <w:proofErr w:type="spellEnd"/>
      <w:r w:rsidRPr="00B5628C">
        <w:rPr>
          <w:rFonts w:ascii="Times New Roman" w:hAnsi="Times New Roman" w:cs="Times New Roman"/>
        </w:rPr>
        <w:t xml:space="preserve"> models such as Support Vector Machine (SVM), K-Nearest </w:t>
      </w:r>
      <w:proofErr w:type="spellStart"/>
      <w:r w:rsidRPr="00B5628C">
        <w:rPr>
          <w:rFonts w:ascii="Times New Roman" w:hAnsi="Times New Roman" w:cs="Times New Roman"/>
        </w:rPr>
        <w:t>Neighbors</w:t>
      </w:r>
      <w:proofErr w:type="spellEnd"/>
      <w:r w:rsidRPr="00B5628C">
        <w:rPr>
          <w:rFonts w:ascii="Times New Roman" w:hAnsi="Times New Roman" w:cs="Times New Roman"/>
        </w:rPr>
        <w:t xml:space="preserve"> (KNN), and Decision Trees to determine which provides the highest accuracy. The study emphasizes the importance of feature extraction techniques, where characteristics like texture, </w:t>
      </w:r>
      <w:proofErr w:type="spellStart"/>
      <w:r w:rsidRPr="00B5628C">
        <w:rPr>
          <w:rFonts w:ascii="Times New Roman" w:hAnsi="Times New Roman" w:cs="Times New Roman"/>
        </w:rPr>
        <w:t>color</w:t>
      </w:r>
      <w:proofErr w:type="spellEnd"/>
      <w:r w:rsidRPr="00B5628C">
        <w:rPr>
          <w:rFonts w:ascii="Times New Roman" w:hAnsi="Times New Roman" w:cs="Times New Roman"/>
        </w:rPr>
        <w:t xml:space="preserve"> patterns, and security elements of currency notes are used as input for classification. The paper highlights that SVM performs better in terms of accuracy and reliability when compared to other traditional models. It also discusses the challenges faced due to variations in image quality and lighting conditions. The results show that machine learning can significantly improve detection efficiency compared to manual methods. This paper is useful for understanding the performance comparison of algorithms and selecting the best model for implementation in fake currency detection systems.</w:t>
      </w:r>
    </w:p>
    <w:p w14:paraId="0D55320C" w14:textId="5F8D900E" w:rsidR="005C01BB" w:rsidRPr="005C01BB" w:rsidRDefault="005C01BB" w:rsidP="000D4662">
      <w:pPr>
        <w:spacing w:line="360" w:lineRule="auto"/>
        <w:jc w:val="both"/>
        <w:rPr>
          <w:rFonts w:ascii="Times New Roman" w:hAnsi="Times New Roman" w:cs="Times New Roman"/>
        </w:rPr>
      </w:pPr>
    </w:p>
    <w:p w14:paraId="14ACA910" w14:textId="77777777" w:rsidR="00B5628C" w:rsidRPr="00B5628C" w:rsidRDefault="005C01BB" w:rsidP="00B5628C">
      <w:pPr>
        <w:spacing w:line="360" w:lineRule="auto"/>
        <w:jc w:val="both"/>
        <w:rPr>
          <w:rFonts w:ascii="Times New Roman" w:hAnsi="Times New Roman" w:cs="Times New Roman"/>
          <w:b/>
          <w:bCs/>
        </w:rPr>
      </w:pPr>
      <w:r w:rsidRPr="00284FAE">
        <w:rPr>
          <w:rFonts w:ascii="Times New Roman" w:hAnsi="Times New Roman" w:cs="Times New Roman"/>
          <w:b/>
          <w:bCs/>
        </w:rPr>
        <w:t xml:space="preserve">4.2 </w:t>
      </w:r>
      <w:r w:rsidR="00B5628C" w:rsidRPr="00B5628C">
        <w:rPr>
          <w:rFonts w:ascii="Times New Roman" w:hAnsi="Times New Roman" w:cs="Times New Roman"/>
          <w:b/>
          <w:bCs/>
        </w:rPr>
        <w:t xml:space="preserve">Sonali B. </w:t>
      </w:r>
      <w:proofErr w:type="spellStart"/>
      <w:r w:rsidR="00B5628C" w:rsidRPr="00B5628C">
        <w:rPr>
          <w:rFonts w:ascii="Times New Roman" w:hAnsi="Times New Roman" w:cs="Times New Roman"/>
          <w:b/>
          <w:bCs/>
        </w:rPr>
        <w:t>Kanawade</w:t>
      </w:r>
      <w:proofErr w:type="spellEnd"/>
      <w:r w:rsidR="00B5628C" w:rsidRPr="00B5628C">
        <w:rPr>
          <w:rFonts w:ascii="Times New Roman" w:hAnsi="Times New Roman" w:cs="Times New Roman"/>
          <w:b/>
          <w:bCs/>
        </w:rPr>
        <w:t xml:space="preserve"> et al. (2024)</w:t>
      </w:r>
    </w:p>
    <w:p w14:paraId="3EDE76F2" w14:textId="77777777" w:rsidR="00B5628C" w:rsidRPr="00B5628C" w:rsidRDefault="00B5628C" w:rsidP="00B5628C">
      <w:pPr>
        <w:spacing w:line="360" w:lineRule="auto"/>
        <w:jc w:val="both"/>
        <w:rPr>
          <w:rFonts w:ascii="Times New Roman" w:hAnsi="Times New Roman" w:cs="Times New Roman"/>
        </w:rPr>
      </w:pPr>
      <w:r w:rsidRPr="00B5628C">
        <w:rPr>
          <w:rFonts w:ascii="Times New Roman" w:hAnsi="Times New Roman" w:cs="Times New Roman"/>
        </w:rPr>
        <w:t>“Counterfeit Currency Detection Using Machine Learning”</w:t>
      </w:r>
    </w:p>
    <w:p w14:paraId="7785FB3A" w14:textId="77777777" w:rsidR="00B5628C" w:rsidRPr="00B5628C" w:rsidRDefault="00B5628C" w:rsidP="00B5628C">
      <w:pPr>
        <w:spacing w:line="360" w:lineRule="auto"/>
        <w:jc w:val="both"/>
        <w:rPr>
          <w:rFonts w:ascii="Times New Roman" w:hAnsi="Times New Roman" w:cs="Times New Roman"/>
        </w:rPr>
      </w:pPr>
      <w:r w:rsidRPr="00B5628C">
        <w:rPr>
          <w:rFonts w:ascii="Times New Roman" w:hAnsi="Times New Roman" w:cs="Times New Roman"/>
        </w:rPr>
        <w:lastRenderedPageBreak/>
        <w:t>This paper presents a system that combines image processing and machine learning to detect fake currency. The authors describe a step-by-step process that includes image acquisition, preprocessing, feature extraction, and classification. Techniques such as grayscale conversion, edge detection, and filtering are used to enhance the input image. The extracted features are then fed into machine learning models like SVM and KNN for classification. The study shows that combining preprocessing techniques with machine learning improves overall system performance. It also emphasizes the importance of a well-structured dataset for training the model effectively. The proposed system achieves good accuracy and demonstrates the practical application of machine learning in real-world problems. This reference helps in understanding the complete workflow of a fake currency detection system.</w:t>
      </w:r>
    </w:p>
    <w:p w14:paraId="50B1AFEE" w14:textId="6A03CDB0" w:rsidR="005C01BB" w:rsidRPr="00F42706" w:rsidRDefault="005C01BB" w:rsidP="00B5628C">
      <w:pPr>
        <w:spacing w:line="360" w:lineRule="auto"/>
        <w:jc w:val="both"/>
        <w:rPr>
          <w:rFonts w:ascii="Times New Roman" w:hAnsi="Times New Roman" w:cs="Times New Roman"/>
        </w:rPr>
      </w:pPr>
    </w:p>
    <w:p w14:paraId="554F6FF9" w14:textId="5CAE48C7" w:rsidR="00B5628C" w:rsidRPr="00B5628C" w:rsidRDefault="005C01BB" w:rsidP="00B5628C">
      <w:pPr>
        <w:spacing w:line="360" w:lineRule="auto"/>
        <w:jc w:val="both"/>
        <w:rPr>
          <w:rFonts w:ascii="Times New Roman" w:hAnsi="Times New Roman" w:cs="Times New Roman"/>
          <w:b/>
          <w:bCs/>
        </w:rPr>
      </w:pPr>
      <w:r w:rsidRPr="00284FAE">
        <w:rPr>
          <w:rFonts w:ascii="Times New Roman" w:hAnsi="Times New Roman" w:cs="Times New Roman"/>
          <w:b/>
          <w:bCs/>
        </w:rPr>
        <w:t>4.3</w:t>
      </w:r>
      <w:r w:rsidR="00B5628C" w:rsidRPr="00B5628C">
        <w:rPr>
          <w:rFonts w:ascii="Times New Roman" w:eastAsia="Times New Roman" w:hAnsi="Times New Roman" w:cs="Times New Roman"/>
          <w:b/>
          <w:bCs/>
          <w:kern w:val="0"/>
          <w:sz w:val="36"/>
          <w:szCs w:val="36"/>
          <w:lang w:eastAsia="en-IN"/>
          <w14:ligatures w14:val="none"/>
        </w:rPr>
        <w:t xml:space="preserve"> </w:t>
      </w:r>
      <w:r w:rsidR="00B5628C" w:rsidRPr="00B5628C">
        <w:rPr>
          <w:rFonts w:ascii="Times New Roman" w:hAnsi="Times New Roman" w:cs="Times New Roman"/>
          <w:b/>
          <w:bCs/>
        </w:rPr>
        <w:t>Bhumika D. et al. (2023)</w:t>
      </w:r>
    </w:p>
    <w:p w14:paraId="638797F8" w14:textId="77777777" w:rsidR="00B5628C" w:rsidRPr="00B5628C" w:rsidRDefault="00B5628C" w:rsidP="00B5628C">
      <w:pPr>
        <w:spacing w:line="360" w:lineRule="auto"/>
        <w:jc w:val="both"/>
        <w:rPr>
          <w:rFonts w:ascii="Times New Roman" w:hAnsi="Times New Roman" w:cs="Times New Roman"/>
        </w:rPr>
      </w:pPr>
      <w:r w:rsidRPr="00B5628C">
        <w:rPr>
          <w:rFonts w:ascii="Times New Roman" w:hAnsi="Times New Roman" w:cs="Times New Roman"/>
        </w:rPr>
        <w:t>“Detection of Fake Currency using Machine Learning Techniques”</w:t>
      </w:r>
    </w:p>
    <w:p w14:paraId="63DDF03D" w14:textId="77777777" w:rsidR="00B5628C" w:rsidRPr="00B5628C" w:rsidRDefault="00B5628C" w:rsidP="00B5628C">
      <w:pPr>
        <w:spacing w:line="360" w:lineRule="auto"/>
        <w:jc w:val="both"/>
        <w:rPr>
          <w:rFonts w:ascii="Times New Roman" w:hAnsi="Times New Roman" w:cs="Times New Roman"/>
          <w:b/>
          <w:bCs/>
        </w:rPr>
      </w:pPr>
      <w:r w:rsidRPr="00B5628C">
        <w:rPr>
          <w:rFonts w:ascii="Times New Roman" w:hAnsi="Times New Roman" w:cs="Times New Roman"/>
        </w:rPr>
        <w:t>This research focuses on identifying counterfeit currency using feature-based machine learning methods. The authors highlight the importance of extracting key features such as watermark regions, security threads, and serial number patterns. The paper explains how image processing techniques are used to isolate these features and prepare them for classification. Machine learning algorithms are then applied to distinguish between real and fake notes. The study also discusses limitations such as dependency on image quality and the need for large datasets. The results indicate that proper feature selection plays a crucial role in improving detection accuracy. This paper is valuable for understanding how feature extraction impacts the effectiveness of machine learning models.</w:t>
      </w:r>
    </w:p>
    <w:p w14:paraId="3E3E7010" w14:textId="6D9A8D09" w:rsidR="005C01BB" w:rsidRPr="005C01BB" w:rsidRDefault="005C01BB" w:rsidP="000D4662">
      <w:pPr>
        <w:spacing w:line="360" w:lineRule="auto"/>
        <w:jc w:val="both"/>
        <w:rPr>
          <w:rFonts w:ascii="Times New Roman" w:hAnsi="Times New Roman" w:cs="Times New Roman"/>
        </w:rPr>
      </w:pPr>
    </w:p>
    <w:p w14:paraId="4ADB305B" w14:textId="25217183" w:rsidR="00B5628C" w:rsidRPr="00B5628C" w:rsidRDefault="005C01BB" w:rsidP="00B5628C">
      <w:pPr>
        <w:spacing w:line="360" w:lineRule="auto"/>
        <w:jc w:val="both"/>
        <w:rPr>
          <w:rFonts w:ascii="Times New Roman" w:hAnsi="Times New Roman" w:cs="Times New Roman"/>
          <w:b/>
          <w:bCs/>
        </w:rPr>
      </w:pPr>
      <w:r w:rsidRPr="00284FAE">
        <w:rPr>
          <w:rFonts w:ascii="Times New Roman" w:hAnsi="Times New Roman" w:cs="Times New Roman"/>
          <w:b/>
          <w:bCs/>
        </w:rPr>
        <w:t>4.4</w:t>
      </w:r>
      <w:r w:rsidR="00B5628C" w:rsidRPr="00B5628C">
        <w:rPr>
          <w:rFonts w:ascii="Times New Roman" w:eastAsia="Times New Roman" w:hAnsi="Times New Roman" w:cs="Times New Roman"/>
          <w:b/>
          <w:bCs/>
          <w:kern w:val="0"/>
          <w:sz w:val="36"/>
          <w:szCs w:val="36"/>
          <w:lang w:eastAsia="en-IN"/>
          <w14:ligatures w14:val="none"/>
        </w:rPr>
        <w:t xml:space="preserve"> </w:t>
      </w:r>
      <w:r w:rsidR="00B5628C" w:rsidRPr="00B5628C">
        <w:rPr>
          <w:rFonts w:ascii="Times New Roman" w:hAnsi="Times New Roman" w:cs="Times New Roman"/>
          <w:b/>
          <w:bCs/>
        </w:rPr>
        <w:t>Tabiya Beigh et al. (2023)</w:t>
      </w:r>
    </w:p>
    <w:p w14:paraId="55DAFA89" w14:textId="77777777" w:rsidR="00B5628C" w:rsidRPr="00B5628C" w:rsidRDefault="00B5628C" w:rsidP="00B5628C">
      <w:pPr>
        <w:spacing w:line="360" w:lineRule="auto"/>
        <w:jc w:val="both"/>
        <w:rPr>
          <w:rFonts w:ascii="Times New Roman" w:hAnsi="Times New Roman" w:cs="Times New Roman"/>
        </w:rPr>
      </w:pPr>
      <w:r w:rsidRPr="00B5628C">
        <w:rPr>
          <w:rFonts w:ascii="Times New Roman" w:hAnsi="Times New Roman" w:cs="Times New Roman"/>
        </w:rPr>
        <w:t>“Counterfeit Currency Detection using Machine Learning”</w:t>
      </w:r>
    </w:p>
    <w:p w14:paraId="4CCA2DB0" w14:textId="77777777" w:rsidR="00B5628C" w:rsidRPr="00B5628C" w:rsidRDefault="00B5628C" w:rsidP="00B5628C">
      <w:pPr>
        <w:spacing w:line="360" w:lineRule="auto"/>
        <w:jc w:val="both"/>
        <w:rPr>
          <w:rFonts w:ascii="Times New Roman" w:hAnsi="Times New Roman" w:cs="Times New Roman"/>
        </w:rPr>
      </w:pPr>
      <w:r w:rsidRPr="00B5628C">
        <w:rPr>
          <w:rFonts w:ascii="Times New Roman" w:hAnsi="Times New Roman" w:cs="Times New Roman"/>
        </w:rPr>
        <w:t xml:space="preserve">This paper explores the use of supervised learning techniques for detecting fake currency. The authors focus on training models using </w:t>
      </w:r>
      <w:proofErr w:type="spellStart"/>
      <w:r w:rsidRPr="00B5628C">
        <w:rPr>
          <w:rFonts w:ascii="Times New Roman" w:hAnsi="Times New Roman" w:cs="Times New Roman"/>
        </w:rPr>
        <w:t>labeled</w:t>
      </w:r>
      <w:proofErr w:type="spellEnd"/>
      <w:r w:rsidRPr="00B5628C">
        <w:rPr>
          <w:rFonts w:ascii="Times New Roman" w:hAnsi="Times New Roman" w:cs="Times New Roman"/>
        </w:rPr>
        <w:t xml:space="preserve"> datasets containing real and counterfeit currency images. The system is designed to automatically classify notes based on learned patterns. The study highlights the advantages of machine learning over traditional detection methods, such as reduced human effort and improved speed. It also discusses challenges like handling </w:t>
      </w:r>
      <w:r w:rsidRPr="00B5628C">
        <w:rPr>
          <w:rFonts w:ascii="Times New Roman" w:hAnsi="Times New Roman" w:cs="Times New Roman"/>
        </w:rPr>
        <w:lastRenderedPageBreak/>
        <w:t>variations in currency design and image conditions. The results show that machine learning models can achieve high accuracy when trained with diverse datasets. This reference provides insights into supervised learning approaches and their application in counterfeit detection.</w:t>
      </w:r>
    </w:p>
    <w:p w14:paraId="4DEFEEE4" w14:textId="77777777" w:rsidR="00B5628C" w:rsidRPr="005C01BB" w:rsidRDefault="00B5628C" w:rsidP="00B5628C">
      <w:pPr>
        <w:spacing w:line="360" w:lineRule="auto"/>
        <w:jc w:val="both"/>
        <w:rPr>
          <w:rFonts w:ascii="Times New Roman" w:hAnsi="Times New Roman" w:cs="Times New Roman"/>
        </w:rPr>
      </w:pPr>
    </w:p>
    <w:p w14:paraId="1EF5DE32" w14:textId="77777777" w:rsidR="002A57BD" w:rsidRPr="002A57BD" w:rsidRDefault="005C01BB" w:rsidP="002A57BD">
      <w:pPr>
        <w:spacing w:line="360" w:lineRule="auto"/>
        <w:jc w:val="both"/>
        <w:rPr>
          <w:rFonts w:ascii="Times New Roman" w:hAnsi="Times New Roman" w:cs="Times New Roman"/>
          <w:b/>
          <w:bCs/>
        </w:rPr>
      </w:pPr>
      <w:r w:rsidRPr="00284FAE">
        <w:rPr>
          <w:rFonts w:ascii="Times New Roman" w:hAnsi="Times New Roman" w:cs="Times New Roman"/>
          <w:b/>
          <w:bCs/>
        </w:rPr>
        <w:t xml:space="preserve">4.5 </w:t>
      </w:r>
      <w:r w:rsidR="002A57BD" w:rsidRPr="002A57BD">
        <w:rPr>
          <w:rFonts w:ascii="Times New Roman" w:hAnsi="Times New Roman" w:cs="Times New Roman"/>
          <w:b/>
          <w:bCs/>
        </w:rPr>
        <w:t>K. Bhushan et al. (2024)</w:t>
      </w:r>
    </w:p>
    <w:p w14:paraId="5959D983" w14:textId="77777777" w:rsidR="002A57BD" w:rsidRPr="002A57BD" w:rsidRDefault="002A57BD" w:rsidP="002A57BD">
      <w:pPr>
        <w:spacing w:line="360" w:lineRule="auto"/>
        <w:jc w:val="both"/>
        <w:rPr>
          <w:rFonts w:ascii="Times New Roman" w:hAnsi="Times New Roman" w:cs="Times New Roman"/>
        </w:rPr>
      </w:pPr>
      <w:r w:rsidRPr="002A57BD">
        <w:rPr>
          <w:rFonts w:ascii="Times New Roman" w:hAnsi="Times New Roman" w:cs="Times New Roman"/>
        </w:rPr>
        <w:t>“Fake Currency Detection using Deep Learning”</w:t>
      </w:r>
    </w:p>
    <w:p w14:paraId="435A662C" w14:textId="13C0C6FA" w:rsidR="005C01BB" w:rsidRDefault="002A57BD" w:rsidP="002A57BD">
      <w:pPr>
        <w:spacing w:line="360" w:lineRule="auto"/>
        <w:jc w:val="both"/>
        <w:rPr>
          <w:rFonts w:ascii="Times New Roman" w:hAnsi="Times New Roman" w:cs="Times New Roman"/>
        </w:rPr>
      </w:pPr>
      <w:r w:rsidRPr="002A57BD">
        <w:rPr>
          <w:rFonts w:ascii="Times New Roman" w:hAnsi="Times New Roman" w:cs="Times New Roman"/>
        </w:rPr>
        <w:t>This paper introduces the use of deep learning, specifically Convolutional Neural Networks (CNN), for fake currency detection. Unlike traditional methods, CNN automatically extracts features from images without manual intervention. The authors explain the architecture of CNN and how it processes images through multiple layers to identify patterns. The study demonstrates that deep learning models provide higher accuracy compared to machine learning algorithms. It also discusses the importance of large datasets for training CNN models effectively. The results show improved performance in detecting complex counterfeit designs. This paper is important for understanding advanced techniques and why CNN is preferred in modern systems</w:t>
      </w:r>
      <w:r w:rsidR="00A72AB9">
        <w:rPr>
          <w:rFonts w:ascii="Times New Roman" w:hAnsi="Times New Roman" w:cs="Times New Roman"/>
        </w:rPr>
        <w:t>.</w:t>
      </w:r>
    </w:p>
    <w:p w14:paraId="7BC0DCAB" w14:textId="77777777" w:rsidR="00A72AB9" w:rsidRPr="005C01BB" w:rsidRDefault="00A72AB9" w:rsidP="002A57BD">
      <w:pPr>
        <w:spacing w:line="360" w:lineRule="auto"/>
        <w:jc w:val="both"/>
        <w:rPr>
          <w:rFonts w:ascii="Times New Roman" w:hAnsi="Times New Roman" w:cs="Times New Roman"/>
        </w:rPr>
      </w:pPr>
    </w:p>
    <w:p w14:paraId="0FE273A9" w14:textId="7A2FB190" w:rsidR="002A57BD" w:rsidRPr="002A57BD" w:rsidRDefault="005C01BB" w:rsidP="002A57BD">
      <w:pPr>
        <w:spacing w:line="360" w:lineRule="auto"/>
        <w:jc w:val="both"/>
        <w:rPr>
          <w:rFonts w:ascii="Times New Roman" w:hAnsi="Times New Roman" w:cs="Times New Roman"/>
          <w:b/>
          <w:bCs/>
        </w:rPr>
      </w:pPr>
      <w:r w:rsidRPr="00284FAE">
        <w:rPr>
          <w:rFonts w:ascii="Times New Roman" w:hAnsi="Times New Roman" w:cs="Times New Roman"/>
          <w:b/>
          <w:bCs/>
        </w:rPr>
        <w:t>4.6</w:t>
      </w:r>
      <w:r w:rsidR="002A57BD" w:rsidRPr="002A57BD">
        <w:rPr>
          <w:rFonts w:ascii="Times New Roman" w:eastAsia="Times New Roman" w:hAnsi="Times New Roman" w:cs="Times New Roman"/>
          <w:b/>
          <w:bCs/>
          <w:kern w:val="0"/>
          <w:sz w:val="36"/>
          <w:szCs w:val="36"/>
          <w:lang w:eastAsia="en-IN"/>
          <w14:ligatures w14:val="none"/>
        </w:rPr>
        <w:t xml:space="preserve"> </w:t>
      </w:r>
      <w:r w:rsidR="002A57BD" w:rsidRPr="002A57BD">
        <w:rPr>
          <w:rFonts w:ascii="Times New Roman" w:hAnsi="Times New Roman" w:cs="Times New Roman"/>
          <w:b/>
          <w:bCs/>
        </w:rPr>
        <w:t xml:space="preserve">Naveen Reddy </w:t>
      </w:r>
      <w:proofErr w:type="spellStart"/>
      <w:r w:rsidR="002A57BD" w:rsidRPr="002A57BD">
        <w:rPr>
          <w:rFonts w:ascii="Times New Roman" w:hAnsi="Times New Roman" w:cs="Times New Roman"/>
          <w:b/>
          <w:bCs/>
        </w:rPr>
        <w:t>Nemili</w:t>
      </w:r>
      <w:proofErr w:type="spellEnd"/>
      <w:r w:rsidR="002A57BD" w:rsidRPr="002A57BD">
        <w:rPr>
          <w:rFonts w:ascii="Times New Roman" w:hAnsi="Times New Roman" w:cs="Times New Roman"/>
          <w:b/>
          <w:bCs/>
        </w:rPr>
        <w:t xml:space="preserve"> et al. (2025)</w:t>
      </w:r>
    </w:p>
    <w:p w14:paraId="7D7BE073" w14:textId="77777777" w:rsidR="002A57BD" w:rsidRPr="002A57BD" w:rsidRDefault="002A57BD" w:rsidP="002A57BD">
      <w:pPr>
        <w:spacing w:line="360" w:lineRule="auto"/>
        <w:jc w:val="both"/>
        <w:rPr>
          <w:rFonts w:ascii="Times New Roman" w:hAnsi="Times New Roman" w:cs="Times New Roman"/>
        </w:rPr>
      </w:pPr>
      <w:r w:rsidRPr="002A57BD">
        <w:rPr>
          <w:rFonts w:ascii="Times New Roman" w:hAnsi="Times New Roman" w:cs="Times New Roman"/>
        </w:rPr>
        <w:t>“Fake Currency Detection Using Machine Learning”</w:t>
      </w:r>
    </w:p>
    <w:p w14:paraId="145E959D" w14:textId="77777777" w:rsidR="002A57BD" w:rsidRPr="002A57BD" w:rsidRDefault="002A57BD" w:rsidP="002A57BD">
      <w:pPr>
        <w:spacing w:line="360" w:lineRule="auto"/>
        <w:jc w:val="both"/>
        <w:rPr>
          <w:rFonts w:ascii="Times New Roman" w:hAnsi="Times New Roman" w:cs="Times New Roman"/>
        </w:rPr>
      </w:pPr>
      <w:r w:rsidRPr="002A57BD">
        <w:rPr>
          <w:rFonts w:ascii="Times New Roman" w:hAnsi="Times New Roman" w:cs="Times New Roman"/>
        </w:rPr>
        <w:t>This research presents a practical implementation of a fake currency detection system using supervised machine learning techniques. The authors describe the process of collecting and preparing datasets, training models, and testing their performance. The system focuses on extracting visual features from currency images and using them for classification. The study highlights the importance of preprocessing steps in improving accuracy. It also discusses the limitations of the system, such as dependency on dataset quality. The results show that machine learning can effectively classify currency notes with good accuracy. This reference is useful for understanding real-world implementation challenges and solutions.</w:t>
      </w:r>
    </w:p>
    <w:p w14:paraId="582F54C8" w14:textId="0B9E6900" w:rsidR="005C01BB" w:rsidRPr="005C01BB" w:rsidRDefault="005C01BB" w:rsidP="002A57BD">
      <w:pPr>
        <w:spacing w:line="360" w:lineRule="auto"/>
        <w:jc w:val="both"/>
        <w:rPr>
          <w:rFonts w:ascii="Times New Roman" w:hAnsi="Times New Roman" w:cs="Times New Roman"/>
        </w:rPr>
      </w:pPr>
    </w:p>
    <w:p w14:paraId="0715A578" w14:textId="77777777" w:rsidR="002A57BD" w:rsidRPr="002A57BD" w:rsidRDefault="005C01BB" w:rsidP="002A57BD">
      <w:pPr>
        <w:spacing w:line="360" w:lineRule="auto"/>
        <w:jc w:val="both"/>
        <w:rPr>
          <w:rFonts w:ascii="Times New Roman" w:hAnsi="Times New Roman" w:cs="Times New Roman"/>
          <w:b/>
          <w:bCs/>
        </w:rPr>
      </w:pPr>
      <w:r w:rsidRPr="00284FAE">
        <w:rPr>
          <w:rFonts w:ascii="Times New Roman" w:hAnsi="Times New Roman" w:cs="Times New Roman"/>
          <w:b/>
          <w:bCs/>
        </w:rPr>
        <w:t xml:space="preserve">4.7 </w:t>
      </w:r>
      <w:r w:rsidR="002A57BD" w:rsidRPr="002A57BD">
        <w:rPr>
          <w:rFonts w:ascii="Times New Roman" w:hAnsi="Times New Roman" w:cs="Times New Roman"/>
          <w:b/>
          <w:bCs/>
        </w:rPr>
        <w:t>Varsha P. Pawar and Rajeshwari N. (2025)</w:t>
      </w:r>
    </w:p>
    <w:p w14:paraId="647994D4" w14:textId="77777777" w:rsidR="002A57BD" w:rsidRPr="002A57BD" w:rsidRDefault="002A57BD" w:rsidP="002A57BD">
      <w:pPr>
        <w:spacing w:line="360" w:lineRule="auto"/>
        <w:jc w:val="both"/>
        <w:rPr>
          <w:rFonts w:ascii="Times New Roman" w:hAnsi="Times New Roman" w:cs="Times New Roman"/>
        </w:rPr>
      </w:pPr>
      <w:r w:rsidRPr="002A57BD">
        <w:rPr>
          <w:rFonts w:ascii="Times New Roman" w:hAnsi="Times New Roman" w:cs="Times New Roman"/>
        </w:rPr>
        <w:t>“Fake Currency Detection Using Machine Learning”</w:t>
      </w:r>
    </w:p>
    <w:p w14:paraId="274F779D" w14:textId="77777777" w:rsidR="002A57BD" w:rsidRPr="002A57BD" w:rsidRDefault="002A57BD" w:rsidP="002A57BD">
      <w:pPr>
        <w:spacing w:line="360" w:lineRule="auto"/>
        <w:jc w:val="both"/>
        <w:rPr>
          <w:rFonts w:ascii="Times New Roman" w:hAnsi="Times New Roman" w:cs="Times New Roman"/>
        </w:rPr>
      </w:pPr>
      <w:r w:rsidRPr="002A57BD">
        <w:rPr>
          <w:rFonts w:ascii="Times New Roman" w:hAnsi="Times New Roman" w:cs="Times New Roman"/>
        </w:rPr>
        <w:lastRenderedPageBreak/>
        <w:t xml:space="preserve">This paper discusses various machine learning approaches used for detecting counterfeit currency. The authors compare different models and </w:t>
      </w:r>
      <w:proofErr w:type="spellStart"/>
      <w:r w:rsidRPr="002A57BD">
        <w:rPr>
          <w:rFonts w:ascii="Times New Roman" w:hAnsi="Times New Roman" w:cs="Times New Roman"/>
        </w:rPr>
        <w:t>analyze</w:t>
      </w:r>
      <w:proofErr w:type="spellEnd"/>
      <w:r w:rsidRPr="002A57BD">
        <w:rPr>
          <w:rFonts w:ascii="Times New Roman" w:hAnsi="Times New Roman" w:cs="Times New Roman"/>
        </w:rPr>
        <w:t xml:space="preserve"> their strengths and weaknesses. The study emphasizes the need for a reliable and efficient system to reduce financial fraud. It also highlights the role of data preprocessing and feature extraction in improving model performance. The paper suggests that combining multiple techniques can enhance detection accuracy. This reference provides a broader understanding of different approaches and helps in selecting suitable methods for implementation.</w:t>
      </w:r>
    </w:p>
    <w:p w14:paraId="3AE74EB9" w14:textId="2EAC7969" w:rsidR="00661F8D" w:rsidRPr="00661F8D" w:rsidRDefault="00661F8D" w:rsidP="002A57BD">
      <w:pPr>
        <w:spacing w:line="360" w:lineRule="auto"/>
        <w:jc w:val="both"/>
        <w:rPr>
          <w:rFonts w:ascii="Times New Roman" w:hAnsi="Times New Roman" w:cs="Times New Roman"/>
        </w:rPr>
      </w:pPr>
    </w:p>
    <w:p w14:paraId="5371A346" w14:textId="77777777" w:rsidR="002A57BD" w:rsidRPr="002A57BD" w:rsidRDefault="002A57BD" w:rsidP="002A57B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4.8 </w:t>
      </w:r>
      <w:r w:rsidRPr="002A57BD">
        <w:rPr>
          <w:rFonts w:ascii="Times New Roman" w:hAnsi="Times New Roman" w:cs="Times New Roman"/>
          <w:b/>
          <w:bCs/>
          <w:sz w:val="28"/>
          <w:szCs w:val="28"/>
        </w:rPr>
        <w:t>IJERST Journal (2026)</w:t>
      </w:r>
    </w:p>
    <w:p w14:paraId="49919CE1" w14:textId="77777777" w:rsidR="002A57BD" w:rsidRPr="002A57BD" w:rsidRDefault="002A57BD" w:rsidP="002A57BD">
      <w:pPr>
        <w:spacing w:line="360" w:lineRule="auto"/>
        <w:jc w:val="both"/>
        <w:rPr>
          <w:rFonts w:ascii="Times New Roman" w:hAnsi="Times New Roman" w:cs="Times New Roman"/>
          <w:sz w:val="28"/>
          <w:szCs w:val="28"/>
        </w:rPr>
      </w:pPr>
      <w:r w:rsidRPr="002A57BD">
        <w:rPr>
          <w:rFonts w:ascii="Times New Roman" w:hAnsi="Times New Roman" w:cs="Times New Roman"/>
          <w:sz w:val="28"/>
          <w:szCs w:val="28"/>
        </w:rPr>
        <w:t>“Fake Currency Detection with Machine Learning Algorithm and Image Processing”</w:t>
      </w:r>
    </w:p>
    <w:p w14:paraId="723C4584" w14:textId="77777777" w:rsidR="002A57BD" w:rsidRPr="002A57BD" w:rsidRDefault="002A57BD" w:rsidP="002A57BD">
      <w:pPr>
        <w:spacing w:line="360" w:lineRule="auto"/>
        <w:jc w:val="both"/>
        <w:rPr>
          <w:rFonts w:ascii="Times New Roman" w:hAnsi="Times New Roman" w:cs="Times New Roman"/>
          <w:sz w:val="28"/>
          <w:szCs w:val="28"/>
        </w:rPr>
      </w:pPr>
      <w:r w:rsidRPr="002A57BD">
        <w:rPr>
          <w:rFonts w:ascii="Times New Roman" w:hAnsi="Times New Roman" w:cs="Times New Roman"/>
          <w:sz w:val="28"/>
          <w:szCs w:val="28"/>
        </w:rPr>
        <w:t>This paper presents a hybrid approach that combines image processing and machine learning techniques. The authors explain how preprocessing improves image quality and helps in extracting meaningful features. These features are then used by machine learning models for classification. The study highlights the advantages of integrating multiple techniques to achieve better results. It also discusses the potential for real-time detection systems. The results show improved accuracy and efficiency compared to standalone methods. This reference is useful for understanding hybrid system design and its benefits.</w:t>
      </w:r>
    </w:p>
    <w:p w14:paraId="131D19BB" w14:textId="0D43DABB" w:rsidR="00661F8D" w:rsidRDefault="00661F8D" w:rsidP="000D4662">
      <w:pPr>
        <w:spacing w:line="360" w:lineRule="auto"/>
        <w:jc w:val="both"/>
        <w:rPr>
          <w:rFonts w:ascii="Times New Roman" w:hAnsi="Times New Roman" w:cs="Times New Roman"/>
          <w:b/>
          <w:bCs/>
          <w:sz w:val="28"/>
          <w:szCs w:val="28"/>
        </w:rPr>
      </w:pPr>
    </w:p>
    <w:p w14:paraId="2D8C2A15" w14:textId="77777777" w:rsidR="00355308" w:rsidRDefault="00355308" w:rsidP="000D4662">
      <w:pPr>
        <w:spacing w:line="360" w:lineRule="auto"/>
        <w:jc w:val="both"/>
        <w:rPr>
          <w:rFonts w:ascii="Times New Roman" w:hAnsi="Times New Roman" w:cs="Times New Roman"/>
          <w:b/>
          <w:bCs/>
          <w:sz w:val="28"/>
          <w:szCs w:val="28"/>
        </w:rPr>
      </w:pPr>
    </w:p>
    <w:p w14:paraId="26C1C0BA" w14:textId="77777777" w:rsidR="002E1AF1" w:rsidRDefault="002E1AF1" w:rsidP="000D4662">
      <w:pPr>
        <w:spacing w:line="360" w:lineRule="auto"/>
        <w:jc w:val="both"/>
        <w:rPr>
          <w:rFonts w:ascii="Times New Roman" w:hAnsi="Times New Roman" w:cs="Times New Roman"/>
          <w:b/>
          <w:bCs/>
          <w:sz w:val="28"/>
          <w:szCs w:val="28"/>
        </w:rPr>
      </w:pPr>
    </w:p>
    <w:p w14:paraId="5F599DFF" w14:textId="77777777" w:rsidR="00355308" w:rsidRDefault="00355308" w:rsidP="000D4662">
      <w:pPr>
        <w:spacing w:line="360" w:lineRule="auto"/>
        <w:jc w:val="both"/>
        <w:rPr>
          <w:rFonts w:ascii="Times New Roman" w:hAnsi="Times New Roman" w:cs="Times New Roman"/>
          <w:b/>
          <w:bCs/>
          <w:sz w:val="28"/>
          <w:szCs w:val="28"/>
        </w:rPr>
      </w:pPr>
    </w:p>
    <w:p w14:paraId="58BB8E9A" w14:textId="77777777" w:rsidR="002A57BD" w:rsidRDefault="002A57BD" w:rsidP="000D4662">
      <w:pPr>
        <w:spacing w:line="360" w:lineRule="auto"/>
        <w:jc w:val="both"/>
        <w:rPr>
          <w:rFonts w:ascii="Times New Roman" w:hAnsi="Times New Roman" w:cs="Times New Roman"/>
          <w:b/>
          <w:bCs/>
          <w:sz w:val="28"/>
          <w:szCs w:val="28"/>
        </w:rPr>
      </w:pPr>
    </w:p>
    <w:p w14:paraId="6422094C" w14:textId="77777777" w:rsidR="002A57BD" w:rsidRDefault="002A57BD" w:rsidP="000D4662">
      <w:pPr>
        <w:spacing w:line="360" w:lineRule="auto"/>
        <w:jc w:val="both"/>
        <w:rPr>
          <w:rFonts w:ascii="Times New Roman" w:hAnsi="Times New Roman" w:cs="Times New Roman"/>
          <w:b/>
          <w:bCs/>
          <w:sz w:val="28"/>
          <w:szCs w:val="28"/>
        </w:rPr>
      </w:pPr>
    </w:p>
    <w:p w14:paraId="3AB7B98B" w14:textId="77777777" w:rsidR="002A57BD" w:rsidRDefault="002A57BD" w:rsidP="000D4662">
      <w:pPr>
        <w:spacing w:line="360" w:lineRule="auto"/>
        <w:jc w:val="both"/>
        <w:rPr>
          <w:rFonts w:ascii="Times New Roman" w:hAnsi="Times New Roman" w:cs="Times New Roman"/>
          <w:b/>
          <w:bCs/>
          <w:sz w:val="28"/>
          <w:szCs w:val="28"/>
        </w:rPr>
      </w:pPr>
    </w:p>
    <w:p w14:paraId="0974CCFD" w14:textId="7537237E" w:rsidR="003F6506" w:rsidRPr="003F6506" w:rsidRDefault="003F6506" w:rsidP="00120EE3">
      <w:pPr>
        <w:spacing w:line="360" w:lineRule="auto"/>
        <w:jc w:val="center"/>
        <w:rPr>
          <w:rFonts w:ascii="Times New Roman" w:hAnsi="Times New Roman" w:cs="Times New Roman"/>
          <w:b/>
          <w:bCs/>
          <w:sz w:val="28"/>
          <w:szCs w:val="28"/>
        </w:rPr>
      </w:pPr>
      <w:r w:rsidRPr="003F6506">
        <w:rPr>
          <w:rFonts w:ascii="Times New Roman" w:hAnsi="Times New Roman" w:cs="Times New Roman"/>
          <w:b/>
          <w:bCs/>
          <w:sz w:val="28"/>
          <w:szCs w:val="28"/>
        </w:rPr>
        <w:lastRenderedPageBreak/>
        <w:t>SYSTEM ANALYSIS</w:t>
      </w:r>
    </w:p>
    <w:p w14:paraId="5D73BC4B" w14:textId="77777777" w:rsidR="00896B47" w:rsidRPr="00896B47" w:rsidRDefault="00896B47" w:rsidP="000D4662">
      <w:pPr>
        <w:spacing w:line="360" w:lineRule="auto"/>
        <w:jc w:val="both"/>
        <w:rPr>
          <w:rFonts w:ascii="Times New Roman" w:hAnsi="Times New Roman" w:cs="Times New Roman"/>
          <w:sz w:val="28"/>
          <w:szCs w:val="28"/>
        </w:rPr>
      </w:pPr>
      <w:r w:rsidRPr="00896B47">
        <w:rPr>
          <w:rFonts w:ascii="Times New Roman" w:hAnsi="Times New Roman" w:cs="Times New Roman"/>
          <w:sz w:val="28"/>
          <w:szCs w:val="28"/>
        </w:rPr>
        <w:t>System Analysis is a critical phase in system development that involves studying the current system, identifying its limitations, and proposing an improved solution. For the fake currency detection system, this phase helps in understanding the challenges in existing methods and designing an efficient automated system using machine learning and image processing techniques.</w:t>
      </w:r>
    </w:p>
    <w:p w14:paraId="0BE0EE81" w14:textId="7FBFE8F5" w:rsidR="003F6506" w:rsidRDefault="003F6506" w:rsidP="00896B47">
      <w:pPr>
        <w:spacing w:line="360" w:lineRule="auto"/>
        <w:jc w:val="both"/>
        <w:rPr>
          <w:rFonts w:ascii="Times New Roman" w:hAnsi="Times New Roman" w:cs="Times New Roman"/>
          <w:b/>
          <w:bCs/>
          <w:sz w:val="28"/>
          <w:szCs w:val="28"/>
        </w:rPr>
      </w:pPr>
      <w:r w:rsidRPr="003F6506">
        <w:rPr>
          <w:rFonts w:ascii="Times New Roman" w:hAnsi="Times New Roman" w:cs="Times New Roman"/>
          <w:b/>
          <w:bCs/>
          <w:sz w:val="28"/>
          <w:szCs w:val="28"/>
        </w:rPr>
        <w:t>5.1 EXISTING SYSTEM</w:t>
      </w:r>
      <w:r w:rsidR="007A49B9">
        <w:rPr>
          <w:rFonts w:ascii="Times New Roman" w:hAnsi="Times New Roman" w:cs="Times New Roman"/>
          <w:b/>
          <w:bCs/>
          <w:sz w:val="28"/>
          <w:szCs w:val="28"/>
        </w:rPr>
        <w:t xml:space="preserve">:  </w:t>
      </w:r>
    </w:p>
    <w:p w14:paraId="095E3764" w14:textId="60ED4DB1" w:rsidR="007A49B9" w:rsidRPr="003F6506" w:rsidRDefault="007A49B9" w:rsidP="00896B47">
      <w:pPr>
        <w:spacing w:line="360" w:lineRule="auto"/>
        <w:jc w:val="both"/>
        <w:rPr>
          <w:rFonts w:ascii="Times New Roman" w:hAnsi="Times New Roman" w:cs="Times New Roman"/>
        </w:rPr>
      </w:pPr>
      <w:r w:rsidRPr="007A49B9">
        <w:rPr>
          <w:rFonts w:ascii="Times New Roman" w:hAnsi="Times New Roman" w:cs="Times New Roman"/>
        </w:rPr>
        <w:t xml:space="preserve">The existing system for fake currency detection mainly relies on traditional methods such as manual checking, UV light machines, and currency counting machines. In manual checking, people examine currency notes by observing features like watermark, </w:t>
      </w:r>
      <w:proofErr w:type="spellStart"/>
      <w:r w:rsidRPr="007A49B9">
        <w:rPr>
          <w:rFonts w:ascii="Times New Roman" w:hAnsi="Times New Roman" w:cs="Times New Roman"/>
        </w:rPr>
        <w:t>color</w:t>
      </w:r>
      <w:proofErr w:type="spellEnd"/>
      <w:r w:rsidRPr="007A49B9">
        <w:rPr>
          <w:rFonts w:ascii="Times New Roman" w:hAnsi="Times New Roman" w:cs="Times New Roman"/>
        </w:rPr>
        <w:t>, texture, and security thread, but this method depends heavily on human skill and is prone to errors, especially when fake notes closely resemble genuine ones. UV light machines are used in banks to detect hidden security features under ultraviolet light; however, these machines are expensive, require manual verification, and are not easily accessible to common users. Similarly, currency counting machines can identify suspicious notes while counting, but they are costly and have limited ability to detect advanced counterfeit currency. Overall, the existing system is time-consuming, less accurate, dependent on human effort, and not suitable for large-scale or real-time detection, making it inefficient in handling modern counterfeit techniques.</w:t>
      </w:r>
    </w:p>
    <w:p w14:paraId="4F2A8AB4" w14:textId="77777777" w:rsidR="003F6506" w:rsidRPr="003F6506" w:rsidRDefault="003F6506" w:rsidP="000D4662">
      <w:pPr>
        <w:spacing w:line="360" w:lineRule="auto"/>
        <w:jc w:val="both"/>
        <w:rPr>
          <w:rFonts w:ascii="Times New Roman" w:hAnsi="Times New Roman" w:cs="Times New Roman"/>
          <w:b/>
          <w:bCs/>
        </w:rPr>
      </w:pPr>
      <w:r w:rsidRPr="003F6506">
        <w:rPr>
          <w:rFonts w:ascii="Times New Roman" w:hAnsi="Times New Roman" w:cs="Times New Roman"/>
          <w:b/>
          <w:bCs/>
        </w:rPr>
        <w:t>Limitations:</w:t>
      </w:r>
    </w:p>
    <w:p w14:paraId="4B335D01"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High chances of human error during manual checking </w:t>
      </w:r>
    </w:p>
    <w:p w14:paraId="0C83B979"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Time-consuming process, especially for large amounts of currency </w:t>
      </w:r>
    </w:p>
    <w:p w14:paraId="346EFCB9"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Requires skilled and experienced personnel </w:t>
      </w:r>
    </w:p>
    <w:p w14:paraId="20E20DAA"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Expensive machines like UV detectors and counting machines </w:t>
      </w:r>
    </w:p>
    <w:p w14:paraId="1B32FF0A"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Not easily accessible to common users or small businesses </w:t>
      </w:r>
    </w:p>
    <w:p w14:paraId="0E6ED2AA"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Limited ability to detect high-quality or advanced counterfeit notes </w:t>
      </w:r>
    </w:p>
    <w:p w14:paraId="4C9487CB"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Manual effort is still required even when machines are used </w:t>
      </w:r>
    </w:p>
    <w:p w14:paraId="792A4DE2" w14:textId="77777777" w:rsidR="007A49B9" w:rsidRP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lastRenderedPageBreak/>
        <w:t xml:space="preserve">Lack of automation and intelligence </w:t>
      </w:r>
    </w:p>
    <w:p w14:paraId="66FAE0D1" w14:textId="77777777" w:rsidR="007A49B9" w:rsidRDefault="007A49B9" w:rsidP="000C7836">
      <w:pPr>
        <w:numPr>
          <w:ilvl w:val="0"/>
          <w:numId w:val="31"/>
        </w:numPr>
        <w:spacing w:line="360" w:lineRule="auto"/>
        <w:jc w:val="both"/>
        <w:rPr>
          <w:rFonts w:ascii="Times New Roman" w:hAnsi="Times New Roman" w:cs="Times New Roman"/>
          <w:sz w:val="28"/>
          <w:szCs w:val="28"/>
        </w:rPr>
      </w:pPr>
      <w:r w:rsidRPr="007A49B9">
        <w:rPr>
          <w:rFonts w:ascii="Times New Roman" w:hAnsi="Times New Roman" w:cs="Times New Roman"/>
          <w:sz w:val="28"/>
          <w:szCs w:val="28"/>
        </w:rPr>
        <w:t xml:space="preserve">Not suitable for real-time detection systems </w:t>
      </w:r>
    </w:p>
    <w:p w14:paraId="6E4C9687" w14:textId="77777777" w:rsidR="007A49B9" w:rsidRPr="007A49B9" w:rsidRDefault="007A49B9" w:rsidP="007A49B9">
      <w:pPr>
        <w:spacing w:line="360" w:lineRule="auto"/>
        <w:ind w:left="720"/>
        <w:jc w:val="both"/>
        <w:rPr>
          <w:rFonts w:ascii="Times New Roman" w:hAnsi="Times New Roman" w:cs="Times New Roman"/>
          <w:sz w:val="28"/>
          <w:szCs w:val="28"/>
        </w:rPr>
      </w:pPr>
    </w:p>
    <w:p w14:paraId="7103D800" w14:textId="7C82950B" w:rsidR="003F6506" w:rsidRPr="003F6506" w:rsidRDefault="003F6506" w:rsidP="000D4662">
      <w:pPr>
        <w:spacing w:line="360" w:lineRule="auto"/>
        <w:jc w:val="both"/>
        <w:rPr>
          <w:rFonts w:ascii="Times New Roman" w:hAnsi="Times New Roman" w:cs="Times New Roman"/>
          <w:b/>
          <w:bCs/>
          <w:sz w:val="28"/>
          <w:szCs w:val="28"/>
        </w:rPr>
      </w:pPr>
      <w:r w:rsidRPr="003F6506">
        <w:rPr>
          <w:rFonts w:ascii="Times New Roman" w:hAnsi="Times New Roman" w:cs="Times New Roman"/>
          <w:b/>
          <w:bCs/>
          <w:sz w:val="28"/>
          <w:szCs w:val="28"/>
        </w:rPr>
        <w:t xml:space="preserve">5.2 PROPOSED SYSTEM: </w:t>
      </w:r>
    </w:p>
    <w:p w14:paraId="7DDAA0E5" w14:textId="77777777" w:rsidR="00C55FE5" w:rsidRPr="00C55FE5" w:rsidRDefault="00C55FE5" w:rsidP="00C55FE5">
      <w:pPr>
        <w:spacing w:line="360" w:lineRule="auto"/>
        <w:jc w:val="both"/>
        <w:rPr>
          <w:rFonts w:ascii="Times New Roman" w:hAnsi="Times New Roman" w:cs="Times New Roman"/>
        </w:rPr>
      </w:pPr>
      <w:r w:rsidRPr="00C55FE5">
        <w:rPr>
          <w:rFonts w:ascii="Times New Roman" w:hAnsi="Times New Roman" w:cs="Times New Roman"/>
        </w:rPr>
        <w:t xml:space="preserve">The proposed system is an automated solution for detecting fake currency using Machine Learning and Image Processing techniques. It eliminates the need for manual inspection by </w:t>
      </w:r>
      <w:proofErr w:type="spellStart"/>
      <w:r w:rsidRPr="00C55FE5">
        <w:rPr>
          <w:rFonts w:ascii="Times New Roman" w:hAnsi="Times New Roman" w:cs="Times New Roman"/>
        </w:rPr>
        <w:t>analyzing</w:t>
      </w:r>
      <w:proofErr w:type="spellEnd"/>
      <w:r w:rsidRPr="00C55FE5">
        <w:rPr>
          <w:rFonts w:ascii="Times New Roman" w:hAnsi="Times New Roman" w:cs="Times New Roman"/>
        </w:rPr>
        <w:t xml:space="preserve"> currency note images and classifying them as real or counterfeit based on learned patterns.</w:t>
      </w:r>
    </w:p>
    <w:p w14:paraId="475B7703" w14:textId="77777777" w:rsidR="00C55FE5" w:rsidRPr="00C55FE5" w:rsidRDefault="00C55FE5" w:rsidP="00C55FE5">
      <w:pPr>
        <w:spacing w:line="360" w:lineRule="auto"/>
        <w:jc w:val="both"/>
        <w:rPr>
          <w:rFonts w:ascii="Times New Roman" w:hAnsi="Times New Roman" w:cs="Times New Roman"/>
        </w:rPr>
      </w:pPr>
      <w:r w:rsidRPr="00C55FE5">
        <w:rPr>
          <w:rFonts w:ascii="Times New Roman" w:hAnsi="Times New Roman" w:cs="Times New Roman"/>
        </w:rPr>
        <w:t>The system works through a sequence of steps including image acquisition, preprocessing, feature extraction, and classification using trained machine learning models.</w:t>
      </w:r>
    </w:p>
    <w:p w14:paraId="7B77B396" w14:textId="77777777" w:rsidR="00C55FE5" w:rsidRPr="00C55FE5" w:rsidRDefault="00C55FE5" w:rsidP="00C55FE5">
      <w:pPr>
        <w:spacing w:line="360" w:lineRule="auto"/>
        <w:jc w:val="both"/>
        <w:rPr>
          <w:rFonts w:ascii="Times New Roman" w:hAnsi="Times New Roman" w:cs="Times New Roman"/>
          <w:b/>
          <w:bCs/>
        </w:rPr>
      </w:pPr>
      <w:r w:rsidRPr="00C55FE5">
        <w:rPr>
          <w:rFonts w:ascii="Times New Roman" w:hAnsi="Times New Roman" w:cs="Times New Roman"/>
          <w:b/>
          <w:bCs/>
        </w:rPr>
        <w:t>Working Steps of Proposed System:</w:t>
      </w:r>
    </w:p>
    <w:p w14:paraId="3A318597" w14:textId="3C874783" w:rsidR="00C55FE5" w:rsidRPr="00C55FE5" w:rsidRDefault="00C55FE5" w:rsidP="000C7836">
      <w:pPr>
        <w:numPr>
          <w:ilvl w:val="0"/>
          <w:numId w:val="33"/>
        </w:numPr>
        <w:spacing w:line="360" w:lineRule="auto"/>
        <w:rPr>
          <w:rFonts w:ascii="Times New Roman" w:hAnsi="Times New Roman" w:cs="Times New Roman"/>
          <w:b/>
          <w:bCs/>
        </w:rPr>
      </w:pPr>
      <w:r w:rsidRPr="00C55FE5">
        <w:rPr>
          <w:rFonts w:ascii="Times New Roman" w:hAnsi="Times New Roman" w:cs="Times New Roman"/>
          <w:b/>
          <w:bCs/>
        </w:rPr>
        <w:t>Image</w:t>
      </w:r>
      <w:r w:rsidR="00CC7BAC">
        <w:rPr>
          <w:rFonts w:ascii="Times New Roman" w:hAnsi="Times New Roman" w:cs="Times New Roman"/>
          <w:b/>
          <w:bCs/>
        </w:rPr>
        <w:t xml:space="preserve"> </w:t>
      </w:r>
      <w:r w:rsidRPr="00C55FE5">
        <w:rPr>
          <w:rFonts w:ascii="Times New Roman" w:hAnsi="Times New Roman" w:cs="Times New Roman"/>
          <w:b/>
          <w:bCs/>
        </w:rPr>
        <w:t>Acquisition</w:t>
      </w:r>
      <w:r w:rsidRPr="00C55FE5">
        <w:rPr>
          <w:rFonts w:ascii="Times New Roman" w:hAnsi="Times New Roman" w:cs="Times New Roman"/>
          <w:b/>
          <w:bCs/>
        </w:rPr>
        <w:br/>
      </w:r>
      <w:r w:rsidRPr="00C55FE5">
        <w:rPr>
          <w:rFonts w:ascii="Times New Roman" w:hAnsi="Times New Roman" w:cs="Times New Roman"/>
        </w:rPr>
        <w:t xml:space="preserve">The system captures an image of the currency note using a camera or scanner. </w:t>
      </w:r>
    </w:p>
    <w:p w14:paraId="18DED4B0" w14:textId="022B4724" w:rsidR="00C55FE5" w:rsidRPr="00C55FE5" w:rsidRDefault="00C55FE5" w:rsidP="000C7836">
      <w:pPr>
        <w:numPr>
          <w:ilvl w:val="0"/>
          <w:numId w:val="33"/>
        </w:numPr>
        <w:spacing w:line="360" w:lineRule="auto"/>
        <w:rPr>
          <w:rFonts w:ascii="Times New Roman" w:hAnsi="Times New Roman" w:cs="Times New Roman"/>
          <w:b/>
          <w:bCs/>
        </w:rPr>
      </w:pPr>
      <w:r w:rsidRPr="00C55FE5">
        <w:rPr>
          <w:rFonts w:ascii="Times New Roman" w:hAnsi="Times New Roman" w:cs="Times New Roman"/>
          <w:b/>
          <w:bCs/>
        </w:rPr>
        <w:t>Image</w:t>
      </w:r>
      <w:r w:rsidR="00CC7BAC">
        <w:rPr>
          <w:rFonts w:ascii="Times New Roman" w:hAnsi="Times New Roman" w:cs="Times New Roman"/>
          <w:b/>
          <w:bCs/>
        </w:rPr>
        <w:t xml:space="preserve"> </w:t>
      </w:r>
      <w:r w:rsidRPr="00C55FE5">
        <w:rPr>
          <w:rFonts w:ascii="Times New Roman" w:hAnsi="Times New Roman" w:cs="Times New Roman"/>
          <w:b/>
          <w:bCs/>
        </w:rPr>
        <w:t>Preprocessing</w:t>
      </w:r>
      <w:r w:rsidRPr="00C55FE5">
        <w:rPr>
          <w:rFonts w:ascii="Times New Roman" w:hAnsi="Times New Roman" w:cs="Times New Roman"/>
          <w:b/>
          <w:bCs/>
        </w:rPr>
        <w:br/>
      </w:r>
      <w:r w:rsidRPr="00C55FE5">
        <w:rPr>
          <w:rFonts w:ascii="Times New Roman" w:hAnsi="Times New Roman" w:cs="Times New Roman"/>
        </w:rPr>
        <w:t>The captured image is processed to improve quality and consistency:</w:t>
      </w:r>
      <w:r w:rsidRPr="00C55FE5">
        <w:rPr>
          <w:rFonts w:ascii="Times New Roman" w:hAnsi="Times New Roman" w:cs="Times New Roman"/>
          <w:b/>
          <w:bCs/>
        </w:rPr>
        <w:t xml:space="preserve"> </w:t>
      </w:r>
    </w:p>
    <w:p w14:paraId="37922DD1" w14:textId="77777777" w:rsidR="00C55FE5" w:rsidRPr="00C55FE5" w:rsidRDefault="00C55FE5" w:rsidP="000C7836">
      <w:pPr>
        <w:numPr>
          <w:ilvl w:val="1"/>
          <w:numId w:val="33"/>
        </w:numPr>
        <w:spacing w:line="360" w:lineRule="auto"/>
        <w:jc w:val="both"/>
        <w:rPr>
          <w:rFonts w:ascii="Times New Roman" w:hAnsi="Times New Roman" w:cs="Times New Roman"/>
        </w:rPr>
      </w:pPr>
      <w:r w:rsidRPr="00C55FE5">
        <w:rPr>
          <w:rFonts w:ascii="Times New Roman" w:hAnsi="Times New Roman" w:cs="Times New Roman"/>
        </w:rPr>
        <w:t xml:space="preserve">Conversion to grayscale </w:t>
      </w:r>
    </w:p>
    <w:p w14:paraId="7DF48882" w14:textId="77777777" w:rsidR="00C55FE5" w:rsidRPr="00C55FE5" w:rsidRDefault="00C55FE5" w:rsidP="000C7836">
      <w:pPr>
        <w:numPr>
          <w:ilvl w:val="1"/>
          <w:numId w:val="33"/>
        </w:numPr>
        <w:spacing w:line="360" w:lineRule="auto"/>
        <w:jc w:val="both"/>
        <w:rPr>
          <w:rFonts w:ascii="Times New Roman" w:hAnsi="Times New Roman" w:cs="Times New Roman"/>
        </w:rPr>
      </w:pPr>
      <w:r w:rsidRPr="00C55FE5">
        <w:rPr>
          <w:rFonts w:ascii="Times New Roman" w:hAnsi="Times New Roman" w:cs="Times New Roman"/>
        </w:rPr>
        <w:t xml:space="preserve">Noise removal </w:t>
      </w:r>
    </w:p>
    <w:p w14:paraId="2925DE69" w14:textId="77777777" w:rsidR="00C55FE5" w:rsidRDefault="00C55FE5" w:rsidP="000C7836">
      <w:pPr>
        <w:numPr>
          <w:ilvl w:val="1"/>
          <w:numId w:val="33"/>
        </w:numPr>
        <w:spacing w:line="360" w:lineRule="auto"/>
        <w:jc w:val="both"/>
        <w:rPr>
          <w:rFonts w:ascii="Times New Roman" w:hAnsi="Times New Roman" w:cs="Times New Roman"/>
        </w:rPr>
      </w:pPr>
      <w:r w:rsidRPr="00C55FE5">
        <w:rPr>
          <w:rFonts w:ascii="Times New Roman" w:hAnsi="Times New Roman" w:cs="Times New Roman"/>
        </w:rPr>
        <w:t>Image resizing and normalization</w:t>
      </w:r>
    </w:p>
    <w:p w14:paraId="4A010B48" w14:textId="6AB879AD" w:rsidR="00797089" w:rsidRPr="00797089" w:rsidRDefault="00797089" w:rsidP="000C7836">
      <w:pPr>
        <w:pStyle w:val="ListParagraph"/>
        <w:numPr>
          <w:ilvl w:val="0"/>
          <w:numId w:val="33"/>
        </w:numPr>
        <w:spacing w:line="360" w:lineRule="auto"/>
        <w:rPr>
          <w:rFonts w:ascii="Times New Roman" w:hAnsi="Times New Roman" w:cs="Times New Roman"/>
        </w:rPr>
      </w:pPr>
      <w:r w:rsidRPr="00797089">
        <w:rPr>
          <w:rFonts w:ascii="Times New Roman" w:hAnsi="Times New Roman" w:cs="Times New Roman"/>
          <w:b/>
          <w:bCs/>
        </w:rPr>
        <w:t>Feature Extraction</w:t>
      </w:r>
      <w:r w:rsidRPr="00797089">
        <w:rPr>
          <w:rFonts w:ascii="Times New Roman" w:hAnsi="Times New Roman" w:cs="Times New Roman"/>
        </w:rPr>
        <w:br/>
        <w:t xml:space="preserve"> Important features of the currency note are extracted, such as: </w:t>
      </w:r>
    </w:p>
    <w:p w14:paraId="251AA219"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 xml:space="preserve">Security thread </w:t>
      </w:r>
    </w:p>
    <w:p w14:paraId="09C963DD"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 xml:space="preserve">RBI emblem and symbols </w:t>
      </w:r>
    </w:p>
    <w:p w14:paraId="0E08D367"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 xml:space="preserve">Serial number patterns </w:t>
      </w:r>
    </w:p>
    <w:p w14:paraId="03A2E027"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 xml:space="preserve">Texture and </w:t>
      </w:r>
      <w:proofErr w:type="spellStart"/>
      <w:r w:rsidRPr="00797089">
        <w:rPr>
          <w:rFonts w:ascii="Times New Roman" w:hAnsi="Times New Roman" w:cs="Times New Roman"/>
        </w:rPr>
        <w:t>color</w:t>
      </w:r>
      <w:proofErr w:type="spellEnd"/>
      <w:r w:rsidRPr="00797089">
        <w:rPr>
          <w:rFonts w:ascii="Times New Roman" w:hAnsi="Times New Roman" w:cs="Times New Roman"/>
        </w:rPr>
        <w:t xml:space="preserve"> distribution </w:t>
      </w:r>
    </w:p>
    <w:p w14:paraId="1A7DE175" w14:textId="21E19DCA" w:rsidR="00797089" w:rsidRPr="008C0B53" w:rsidRDefault="00797089" w:rsidP="000C7836">
      <w:pPr>
        <w:pStyle w:val="ListParagraph"/>
        <w:numPr>
          <w:ilvl w:val="0"/>
          <w:numId w:val="33"/>
        </w:numPr>
        <w:spacing w:line="360" w:lineRule="auto"/>
        <w:rPr>
          <w:rFonts w:ascii="Times New Roman" w:hAnsi="Times New Roman" w:cs="Times New Roman"/>
        </w:rPr>
      </w:pPr>
      <w:r w:rsidRPr="008C0B53">
        <w:rPr>
          <w:rFonts w:ascii="Times New Roman" w:hAnsi="Times New Roman" w:cs="Times New Roman"/>
          <w:b/>
          <w:bCs/>
        </w:rPr>
        <w:t>Machine Learning Classification</w:t>
      </w:r>
      <w:r w:rsidRPr="008C0B53">
        <w:rPr>
          <w:rFonts w:ascii="Times New Roman" w:hAnsi="Times New Roman" w:cs="Times New Roman"/>
        </w:rPr>
        <w:br/>
        <w:t xml:space="preserve">The extracted features are fed into trained machine learning models: </w:t>
      </w:r>
    </w:p>
    <w:p w14:paraId="6A3EFC33"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lastRenderedPageBreak/>
        <w:t xml:space="preserve">Support Vector Machine (SVM) for classification </w:t>
      </w:r>
    </w:p>
    <w:p w14:paraId="0D5E214C"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 xml:space="preserve">K-Nearest </w:t>
      </w:r>
      <w:proofErr w:type="spellStart"/>
      <w:r w:rsidRPr="00797089">
        <w:rPr>
          <w:rFonts w:ascii="Times New Roman" w:hAnsi="Times New Roman" w:cs="Times New Roman"/>
        </w:rPr>
        <w:t>Neighbors</w:t>
      </w:r>
      <w:proofErr w:type="spellEnd"/>
      <w:r w:rsidRPr="00797089">
        <w:rPr>
          <w:rFonts w:ascii="Times New Roman" w:hAnsi="Times New Roman" w:cs="Times New Roman"/>
        </w:rPr>
        <w:t xml:space="preserve"> (KNN) for similarity comparison </w:t>
      </w:r>
    </w:p>
    <w:p w14:paraId="6F30223E"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 xml:space="preserve">Convolutional Neural Network (CNN) for deep feature learning </w:t>
      </w:r>
    </w:p>
    <w:p w14:paraId="249EA939" w14:textId="60E454A8" w:rsidR="00797089" w:rsidRPr="00B870B7" w:rsidRDefault="00797089" w:rsidP="000C7836">
      <w:pPr>
        <w:pStyle w:val="ListParagraph"/>
        <w:numPr>
          <w:ilvl w:val="0"/>
          <w:numId w:val="33"/>
        </w:numPr>
        <w:spacing w:line="360" w:lineRule="auto"/>
        <w:rPr>
          <w:rFonts w:ascii="Times New Roman" w:hAnsi="Times New Roman" w:cs="Times New Roman"/>
        </w:rPr>
      </w:pPr>
      <w:r w:rsidRPr="00B870B7">
        <w:rPr>
          <w:rFonts w:ascii="Times New Roman" w:hAnsi="Times New Roman" w:cs="Times New Roman"/>
          <w:b/>
          <w:bCs/>
        </w:rPr>
        <w:t>Result Generation</w:t>
      </w:r>
      <w:r w:rsidRPr="00B870B7">
        <w:rPr>
          <w:rFonts w:ascii="Times New Roman" w:hAnsi="Times New Roman" w:cs="Times New Roman"/>
        </w:rPr>
        <w:br/>
        <w:t xml:space="preserve">The system </w:t>
      </w:r>
      <w:proofErr w:type="spellStart"/>
      <w:r w:rsidRPr="00B870B7">
        <w:rPr>
          <w:rFonts w:ascii="Times New Roman" w:hAnsi="Times New Roman" w:cs="Times New Roman"/>
        </w:rPr>
        <w:t>analyzes</w:t>
      </w:r>
      <w:proofErr w:type="spellEnd"/>
      <w:r w:rsidRPr="00B870B7">
        <w:rPr>
          <w:rFonts w:ascii="Times New Roman" w:hAnsi="Times New Roman" w:cs="Times New Roman"/>
        </w:rPr>
        <w:t xml:space="preserve"> the model output and displays whether the currency note is: </w:t>
      </w:r>
    </w:p>
    <w:p w14:paraId="75CEBD8E" w14:textId="77777777" w:rsidR="00797089" w:rsidRPr="00797089"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 xml:space="preserve">REAL </w:t>
      </w:r>
    </w:p>
    <w:p w14:paraId="4D02BBC5" w14:textId="5FF10E48" w:rsidR="00797089" w:rsidRPr="00C55FE5" w:rsidRDefault="00797089" w:rsidP="000C7836">
      <w:pPr>
        <w:numPr>
          <w:ilvl w:val="1"/>
          <w:numId w:val="33"/>
        </w:numPr>
        <w:spacing w:line="360" w:lineRule="auto"/>
        <w:rPr>
          <w:rFonts w:ascii="Times New Roman" w:hAnsi="Times New Roman" w:cs="Times New Roman"/>
        </w:rPr>
      </w:pPr>
      <w:r w:rsidRPr="00797089">
        <w:rPr>
          <w:rFonts w:ascii="Times New Roman" w:hAnsi="Times New Roman" w:cs="Times New Roman"/>
        </w:rPr>
        <w:t>FAKE</w:t>
      </w:r>
    </w:p>
    <w:p w14:paraId="684460C1" w14:textId="77777777" w:rsidR="00194788" w:rsidRPr="00194788" w:rsidRDefault="00194788" w:rsidP="00194788">
      <w:pPr>
        <w:spacing w:line="360" w:lineRule="auto"/>
        <w:jc w:val="both"/>
        <w:rPr>
          <w:rFonts w:ascii="Times New Roman" w:hAnsi="Times New Roman" w:cs="Times New Roman"/>
          <w:b/>
          <w:bCs/>
        </w:rPr>
      </w:pPr>
      <w:r w:rsidRPr="00194788">
        <w:rPr>
          <w:rFonts w:ascii="Times New Roman" w:hAnsi="Times New Roman" w:cs="Times New Roman"/>
          <w:b/>
          <w:bCs/>
        </w:rPr>
        <w:t>ADVANTAGES OF PROPOSED SYSTEM</w:t>
      </w:r>
    </w:p>
    <w:p w14:paraId="2240A98D" w14:textId="77777777" w:rsidR="00194788" w:rsidRPr="00194788" w:rsidRDefault="00194788" w:rsidP="00194788">
      <w:pPr>
        <w:spacing w:line="360" w:lineRule="auto"/>
        <w:jc w:val="both"/>
        <w:rPr>
          <w:rFonts w:ascii="Times New Roman" w:hAnsi="Times New Roman" w:cs="Times New Roman"/>
          <w:b/>
          <w:bCs/>
        </w:rPr>
      </w:pPr>
      <w:r w:rsidRPr="00194788">
        <w:rPr>
          <w:rFonts w:ascii="Times New Roman" w:hAnsi="Times New Roman" w:cs="Times New Roman"/>
        </w:rPr>
        <w:t>The proposed system offers several advantages over traditional methods of fake currency detection</w:t>
      </w:r>
      <w:r w:rsidRPr="00194788">
        <w:rPr>
          <w:rFonts w:ascii="Times New Roman" w:hAnsi="Times New Roman" w:cs="Times New Roman"/>
          <w:b/>
          <w:bCs/>
        </w:rPr>
        <w:t>:</w:t>
      </w:r>
    </w:p>
    <w:p w14:paraId="25B54D1B"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Automated Process</w:t>
      </w:r>
      <w:r w:rsidRPr="00194788">
        <w:rPr>
          <w:rFonts w:ascii="Times New Roman" w:hAnsi="Times New Roman" w:cs="Times New Roman"/>
          <w:b/>
          <w:bCs/>
        </w:rPr>
        <w:br/>
      </w:r>
      <w:r w:rsidRPr="00194788">
        <w:rPr>
          <w:rFonts w:ascii="Times New Roman" w:hAnsi="Times New Roman" w:cs="Times New Roman"/>
        </w:rPr>
        <w:t xml:space="preserve">Eliminates the need for manual inspection and reduces human effort. </w:t>
      </w:r>
    </w:p>
    <w:p w14:paraId="375BD834"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High Accuracy</w:t>
      </w:r>
      <w:r w:rsidRPr="00194788">
        <w:rPr>
          <w:rFonts w:ascii="Times New Roman" w:hAnsi="Times New Roman" w:cs="Times New Roman"/>
        </w:rPr>
        <w:br/>
        <w:t xml:space="preserve">Machine learning algorithms improve detection accuracy by learning patterns from data. </w:t>
      </w:r>
    </w:p>
    <w:p w14:paraId="59822319"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Time Efficient</w:t>
      </w:r>
      <w:r w:rsidRPr="00194788">
        <w:rPr>
          <w:rFonts w:ascii="Times New Roman" w:hAnsi="Times New Roman" w:cs="Times New Roman"/>
        </w:rPr>
        <w:br/>
        <w:t xml:space="preserve">Provides quick results compared to manual verification methods. </w:t>
      </w:r>
    </w:p>
    <w:p w14:paraId="7089589C"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Cost-Effective</w:t>
      </w:r>
      <w:r w:rsidRPr="00194788">
        <w:rPr>
          <w:rFonts w:ascii="Times New Roman" w:hAnsi="Times New Roman" w:cs="Times New Roman"/>
        </w:rPr>
        <w:br/>
        <w:t xml:space="preserve">Reduces dependency on expensive hardware like UV machines and detectors. </w:t>
      </w:r>
    </w:p>
    <w:p w14:paraId="60195367"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User-Friendly</w:t>
      </w:r>
      <w:r w:rsidRPr="00194788">
        <w:rPr>
          <w:rFonts w:ascii="Times New Roman" w:hAnsi="Times New Roman" w:cs="Times New Roman"/>
        </w:rPr>
        <w:br/>
        <w:t xml:space="preserve">Easy to operate and can be used by non-experts. </w:t>
      </w:r>
    </w:p>
    <w:p w14:paraId="46A184A3"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Scalable System</w:t>
      </w:r>
      <w:r w:rsidRPr="00194788">
        <w:rPr>
          <w:rFonts w:ascii="Times New Roman" w:hAnsi="Times New Roman" w:cs="Times New Roman"/>
          <w:b/>
          <w:bCs/>
        </w:rPr>
        <w:br/>
      </w:r>
      <w:r w:rsidRPr="00194788">
        <w:rPr>
          <w:rFonts w:ascii="Times New Roman" w:hAnsi="Times New Roman" w:cs="Times New Roman"/>
        </w:rPr>
        <w:t xml:space="preserve">Can be extended to detect different denominations and currencies. </w:t>
      </w:r>
    </w:p>
    <w:p w14:paraId="3D6A4279"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Real-Time Detection</w:t>
      </w:r>
      <w:r w:rsidRPr="00194788">
        <w:rPr>
          <w:rFonts w:ascii="Times New Roman" w:hAnsi="Times New Roman" w:cs="Times New Roman"/>
        </w:rPr>
        <w:br/>
        <w:t xml:space="preserve">Can be integrated with cameras for instant verification. </w:t>
      </w:r>
    </w:p>
    <w:p w14:paraId="3084ECF5" w14:textId="77777777" w:rsidR="00194788" w:rsidRPr="00194788" w:rsidRDefault="00194788" w:rsidP="000C7836">
      <w:pPr>
        <w:numPr>
          <w:ilvl w:val="0"/>
          <w:numId w:val="34"/>
        </w:numPr>
        <w:spacing w:line="360" w:lineRule="auto"/>
        <w:rPr>
          <w:rFonts w:ascii="Times New Roman" w:hAnsi="Times New Roman" w:cs="Times New Roman"/>
        </w:rPr>
      </w:pPr>
      <w:r w:rsidRPr="00194788">
        <w:rPr>
          <w:rFonts w:ascii="Times New Roman" w:hAnsi="Times New Roman" w:cs="Times New Roman"/>
          <w:b/>
          <w:bCs/>
        </w:rPr>
        <w:t>Reduced Human Error</w:t>
      </w:r>
      <w:r w:rsidRPr="00194788">
        <w:rPr>
          <w:rFonts w:ascii="Times New Roman" w:hAnsi="Times New Roman" w:cs="Times New Roman"/>
        </w:rPr>
        <w:br/>
        <w:t>Minimizes mistakes caused by fatigue or lack of expertise.</w:t>
      </w:r>
    </w:p>
    <w:p w14:paraId="6E7A821D" w14:textId="77777777" w:rsidR="003F6506" w:rsidRPr="003F6506" w:rsidRDefault="003F6506" w:rsidP="000D4662">
      <w:pPr>
        <w:spacing w:line="360" w:lineRule="auto"/>
        <w:jc w:val="both"/>
        <w:rPr>
          <w:rFonts w:ascii="Times New Roman" w:hAnsi="Times New Roman" w:cs="Times New Roman"/>
        </w:rPr>
      </w:pPr>
      <w:r w:rsidRPr="003F6506">
        <w:rPr>
          <w:rFonts w:ascii="Times New Roman" w:hAnsi="Times New Roman" w:cs="Times New Roman"/>
          <w:b/>
          <w:bCs/>
        </w:rPr>
        <w:lastRenderedPageBreak/>
        <w:t>Objectives of the Proposed System</w:t>
      </w:r>
    </w:p>
    <w:p w14:paraId="0D094640" w14:textId="77777777" w:rsidR="003B13E2" w:rsidRPr="003B13E2" w:rsidRDefault="003B13E2" w:rsidP="003B13E2">
      <w:pPr>
        <w:spacing w:line="360" w:lineRule="auto"/>
        <w:jc w:val="both"/>
        <w:rPr>
          <w:rFonts w:ascii="Times New Roman" w:hAnsi="Times New Roman" w:cs="Times New Roman"/>
        </w:rPr>
      </w:pPr>
      <w:r w:rsidRPr="003B13E2">
        <w:rPr>
          <w:rFonts w:ascii="Times New Roman" w:hAnsi="Times New Roman" w:cs="Times New Roman"/>
        </w:rPr>
        <w:t>The main objective of this project is to design and develop an automated system that can accurately detect fake currency using machine learning techniques.</w:t>
      </w:r>
    </w:p>
    <w:p w14:paraId="37D8C89D" w14:textId="6D58E4EE" w:rsidR="003B13E2" w:rsidRPr="003B13E2" w:rsidRDefault="003B13E2" w:rsidP="003B13E2">
      <w:pPr>
        <w:spacing w:line="360" w:lineRule="auto"/>
        <w:jc w:val="both"/>
        <w:rPr>
          <w:rFonts w:ascii="Times New Roman" w:hAnsi="Times New Roman" w:cs="Times New Roman"/>
          <w:b/>
          <w:bCs/>
        </w:rPr>
      </w:pPr>
      <w:r w:rsidRPr="003B13E2">
        <w:rPr>
          <w:rFonts w:ascii="Times New Roman" w:hAnsi="Times New Roman" w:cs="Times New Roman"/>
          <w:b/>
          <w:bCs/>
        </w:rPr>
        <w:t>Specific Objectives:</w:t>
      </w:r>
    </w:p>
    <w:p w14:paraId="1294EDD4" w14:textId="77777777" w:rsidR="003B13E2" w:rsidRPr="003B13E2" w:rsidRDefault="003B13E2" w:rsidP="000C7836">
      <w:pPr>
        <w:numPr>
          <w:ilvl w:val="0"/>
          <w:numId w:val="35"/>
        </w:numPr>
        <w:spacing w:line="360" w:lineRule="auto"/>
        <w:jc w:val="both"/>
        <w:rPr>
          <w:rFonts w:ascii="Times New Roman" w:hAnsi="Times New Roman" w:cs="Times New Roman"/>
        </w:rPr>
      </w:pPr>
      <w:r w:rsidRPr="003B13E2">
        <w:rPr>
          <w:rFonts w:ascii="Times New Roman" w:hAnsi="Times New Roman" w:cs="Times New Roman"/>
        </w:rPr>
        <w:t xml:space="preserve">To develop a system that can identify counterfeit currency notes from images </w:t>
      </w:r>
    </w:p>
    <w:p w14:paraId="767499BB" w14:textId="77777777" w:rsidR="003B13E2" w:rsidRPr="003B13E2" w:rsidRDefault="003B13E2" w:rsidP="000C7836">
      <w:pPr>
        <w:numPr>
          <w:ilvl w:val="0"/>
          <w:numId w:val="35"/>
        </w:numPr>
        <w:spacing w:line="360" w:lineRule="auto"/>
        <w:jc w:val="both"/>
        <w:rPr>
          <w:rFonts w:ascii="Times New Roman" w:hAnsi="Times New Roman" w:cs="Times New Roman"/>
        </w:rPr>
      </w:pPr>
      <w:r w:rsidRPr="003B13E2">
        <w:rPr>
          <w:rFonts w:ascii="Times New Roman" w:hAnsi="Times New Roman" w:cs="Times New Roman"/>
        </w:rPr>
        <w:t xml:space="preserve">To apply image processing techniques for enhancing and </w:t>
      </w:r>
      <w:proofErr w:type="spellStart"/>
      <w:r w:rsidRPr="003B13E2">
        <w:rPr>
          <w:rFonts w:ascii="Times New Roman" w:hAnsi="Times New Roman" w:cs="Times New Roman"/>
        </w:rPr>
        <w:t>analyzing</w:t>
      </w:r>
      <w:proofErr w:type="spellEnd"/>
      <w:r w:rsidRPr="003B13E2">
        <w:rPr>
          <w:rFonts w:ascii="Times New Roman" w:hAnsi="Times New Roman" w:cs="Times New Roman"/>
        </w:rPr>
        <w:t xml:space="preserve"> currency features </w:t>
      </w:r>
    </w:p>
    <w:p w14:paraId="723A9237" w14:textId="77777777" w:rsidR="003B13E2" w:rsidRPr="003B13E2" w:rsidRDefault="003B13E2" w:rsidP="000C7836">
      <w:pPr>
        <w:numPr>
          <w:ilvl w:val="0"/>
          <w:numId w:val="35"/>
        </w:numPr>
        <w:spacing w:line="360" w:lineRule="auto"/>
        <w:jc w:val="both"/>
        <w:rPr>
          <w:rFonts w:ascii="Times New Roman" w:hAnsi="Times New Roman" w:cs="Times New Roman"/>
        </w:rPr>
      </w:pPr>
      <w:r w:rsidRPr="003B13E2">
        <w:rPr>
          <w:rFonts w:ascii="Times New Roman" w:hAnsi="Times New Roman" w:cs="Times New Roman"/>
        </w:rPr>
        <w:t xml:space="preserve">To extract important features such as security thread, symbols, and patterns </w:t>
      </w:r>
    </w:p>
    <w:p w14:paraId="4C084EC7" w14:textId="77777777" w:rsidR="003B13E2" w:rsidRPr="003B13E2" w:rsidRDefault="003B13E2" w:rsidP="000C7836">
      <w:pPr>
        <w:numPr>
          <w:ilvl w:val="0"/>
          <w:numId w:val="35"/>
        </w:numPr>
        <w:spacing w:line="360" w:lineRule="auto"/>
        <w:jc w:val="both"/>
        <w:rPr>
          <w:rFonts w:ascii="Times New Roman" w:hAnsi="Times New Roman" w:cs="Times New Roman"/>
        </w:rPr>
      </w:pPr>
      <w:r w:rsidRPr="003B13E2">
        <w:rPr>
          <w:rFonts w:ascii="Times New Roman" w:hAnsi="Times New Roman" w:cs="Times New Roman"/>
        </w:rPr>
        <w:t xml:space="preserve">To implement machine learning algorithms like SVM, KNN, and CNN for classification </w:t>
      </w:r>
    </w:p>
    <w:p w14:paraId="75C2F970" w14:textId="77777777" w:rsidR="003B13E2" w:rsidRPr="003B13E2" w:rsidRDefault="003B13E2" w:rsidP="000C7836">
      <w:pPr>
        <w:numPr>
          <w:ilvl w:val="0"/>
          <w:numId w:val="35"/>
        </w:numPr>
        <w:spacing w:line="360" w:lineRule="auto"/>
        <w:jc w:val="both"/>
        <w:rPr>
          <w:rFonts w:ascii="Times New Roman" w:hAnsi="Times New Roman" w:cs="Times New Roman"/>
        </w:rPr>
      </w:pPr>
      <w:r w:rsidRPr="003B13E2">
        <w:rPr>
          <w:rFonts w:ascii="Times New Roman" w:hAnsi="Times New Roman" w:cs="Times New Roman"/>
        </w:rPr>
        <w:t xml:space="preserve">To improve detection accuracy and reduce human errors </w:t>
      </w:r>
    </w:p>
    <w:p w14:paraId="53E83306" w14:textId="77777777" w:rsidR="003B13E2" w:rsidRPr="003B13E2" w:rsidRDefault="003B13E2" w:rsidP="000C7836">
      <w:pPr>
        <w:numPr>
          <w:ilvl w:val="0"/>
          <w:numId w:val="35"/>
        </w:numPr>
        <w:spacing w:line="360" w:lineRule="auto"/>
        <w:jc w:val="both"/>
        <w:rPr>
          <w:rFonts w:ascii="Times New Roman" w:hAnsi="Times New Roman" w:cs="Times New Roman"/>
        </w:rPr>
      </w:pPr>
      <w:r w:rsidRPr="003B13E2">
        <w:rPr>
          <w:rFonts w:ascii="Times New Roman" w:hAnsi="Times New Roman" w:cs="Times New Roman"/>
        </w:rPr>
        <w:t xml:space="preserve">To provide a fast, reliable, and efficient solution for currency verification </w:t>
      </w:r>
    </w:p>
    <w:p w14:paraId="0DFA5868" w14:textId="77777777" w:rsidR="003B13E2" w:rsidRPr="003B13E2" w:rsidRDefault="003B13E2" w:rsidP="000C7836">
      <w:pPr>
        <w:numPr>
          <w:ilvl w:val="0"/>
          <w:numId w:val="35"/>
        </w:numPr>
        <w:spacing w:line="360" w:lineRule="auto"/>
        <w:jc w:val="both"/>
        <w:rPr>
          <w:rFonts w:ascii="Times New Roman" w:hAnsi="Times New Roman" w:cs="Times New Roman"/>
        </w:rPr>
      </w:pPr>
      <w:r w:rsidRPr="003B13E2">
        <w:rPr>
          <w:rFonts w:ascii="Times New Roman" w:hAnsi="Times New Roman" w:cs="Times New Roman"/>
        </w:rPr>
        <w:t>To make the system accessible for real-time and practical applications</w:t>
      </w:r>
    </w:p>
    <w:p w14:paraId="55D4DC2D" w14:textId="77777777" w:rsidR="003F6506" w:rsidRPr="003F6506" w:rsidRDefault="003F6506" w:rsidP="00C354A7">
      <w:pPr>
        <w:spacing w:line="360" w:lineRule="auto"/>
        <w:jc w:val="both"/>
        <w:rPr>
          <w:rFonts w:ascii="Times New Roman" w:hAnsi="Times New Roman" w:cs="Times New Roman"/>
        </w:rPr>
      </w:pPr>
      <w:r w:rsidRPr="003F6506">
        <w:rPr>
          <w:rFonts w:ascii="Times New Roman" w:hAnsi="Times New Roman" w:cs="Times New Roman"/>
          <w:b/>
          <w:bCs/>
        </w:rPr>
        <w:t>Implementation Process:</w:t>
      </w:r>
    </w:p>
    <w:p w14:paraId="03BAB66A" w14:textId="7A07206E" w:rsidR="00C1428B" w:rsidRPr="00C1428B" w:rsidRDefault="00734B92" w:rsidP="000C7836">
      <w:pPr>
        <w:pStyle w:val="ListParagraph"/>
        <w:numPr>
          <w:ilvl w:val="0"/>
          <w:numId w:val="36"/>
        </w:numPr>
        <w:spacing w:line="360" w:lineRule="auto"/>
        <w:jc w:val="both"/>
        <w:rPr>
          <w:rFonts w:ascii="Times New Roman" w:hAnsi="Times New Roman" w:cs="Times New Roman"/>
        </w:rPr>
      </w:pPr>
      <w:r w:rsidRPr="00C1428B">
        <w:rPr>
          <w:rFonts w:ascii="Times New Roman" w:hAnsi="Times New Roman" w:cs="Times New Roman"/>
          <w:b/>
          <w:bCs/>
        </w:rPr>
        <w:t>Data Collection</w:t>
      </w:r>
      <w:r w:rsidRPr="00C1428B">
        <w:rPr>
          <w:rFonts w:ascii="Times New Roman" w:hAnsi="Times New Roman" w:cs="Times New Roman"/>
        </w:rPr>
        <w:t xml:space="preserve">: </w:t>
      </w:r>
    </w:p>
    <w:p w14:paraId="53B2B69E" w14:textId="08F03F58" w:rsidR="00734B92" w:rsidRPr="00734B92" w:rsidRDefault="00734B92" w:rsidP="002408D3">
      <w:pPr>
        <w:spacing w:line="360" w:lineRule="auto"/>
        <w:ind w:firstLine="720"/>
        <w:jc w:val="both"/>
        <w:rPr>
          <w:rFonts w:ascii="Times New Roman" w:hAnsi="Times New Roman" w:cs="Times New Roman"/>
        </w:rPr>
      </w:pPr>
      <w:r w:rsidRPr="00734B92">
        <w:rPr>
          <w:rFonts w:ascii="Times New Roman" w:hAnsi="Times New Roman" w:cs="Times New Roman"/>
        </w:rPr>
        <w:t xml:space="preserve">Gather images of real and fake currency notes for training and testing </w:t>
      </w:r>
    </w:p>
    <w:p w14:paraId="0A149DF9" w14:textId="7FF59021" w:rsidR="00734B92" w:rsidRPr="002408D3" w:rsidRDefault="00734B92" w:rsidP="000C7836">
      <w:pPr>
        <w:pStyle w:val="ListParagraph"/>
        <w:numPr>
          <w:ilvl w:val="0"/>
          <w:numId w:val="36"/>
        </w:numPr>
        <w:spacing w:line="360" w:lineRule="auto"/>
        <w:jc w:val="both"/>
        <w:rPr>
          <w:rFonts w:ascii="Times New Roman" w:hAnsi="Times New Roman" w:cs="Times New Roman"/>
        </w:rPr>
      </w:pPr>
      <w:r w:rsidRPr="002408D3">
        <w:rPr>
          <w:rFonts w:ascii="Times New Roman" w:hAnsi="Times New Roman" w:cs="Times New Roman"/>
          <w:b/>
          <w:bCs/>
        </w:rPr>
        <w:t>Image Preprocessing</w:t>
      </w:r>
      <w:r w:rsidRPr="002408D3">
        <w:rPr>
          <w:rFonts w:ascii="Times New Roman" w:hAnsi="Times New Roman" w:cs="Times New Roman"/>
        </w:rPr>
        <w:t xml:space="preserve">: Convert images to grayscale, resize, and remove noise </w:t>
      </w:r>
    </w:p>
    <w:p w14:paraId="53FD1360" w14:textId="5E58B2DB" w:rsidR="00734B92" w:rsidRPr="002408D3" w:rsidRDefault="00734B92" w:rsidP="000C7836">
      <w:pPr>
        <w:pStyle w:val="ListParagraph"/>
        <w:numPr>
          <w:ilvl w:val="0"/>
          <w:numId w:val="36"/>
        </w:numPr>
        <w:spacing w:line="360" w:lineRule="auto"/>
        <w:jc w:val="both"/>
        <w:rPr>
          <w:rFonts w:ascii="Times New Roman" w:hAnsi="Times New Roman" w:cs="Times New Roman"/>
        </w:rPr>
      </w:pPr>
      <w:r w:rsidRPr="002408D3">
        <w:rPr>
          <w:rFonts w:ascii="Times New Roman" w:hAnsi="Times New Roman" w:cs="Times New Roman"/>
          <w:b/>
          <w:bCs/>
        </w:rPr>
        <w:t>Feature Extraction</w:t>
      </w:r>
      <w:r w:rsidRPr="002408D3">
        <w:rPr>
          <w:rFonts w:ascii="Times New Roman" w:hAnsi="Times New Roman" w:cs="Times New Roman"/>
        </w:rPr>
        <w:t xml:space="preserve">: Extract important features like patterns, textures, and security elements </w:t>
      </w:r>
    </w:p>
    <w:p w14:paraId="2EDD3360" w14:textId="7D5AC352" w:rsidR="00734B92" w:rsidRDefault="00734B92" w:rsidP="000C7836">
      <w:pPr>
        <w:pStyle w:val="ListParagraph"/>
        <w:numPr>
          <w:ilvl w:val="0"/>
          <w:numId w:val="36"/>
        </w:numPr>
        <w:spacing w:line="360" w:lineRule="auto"/>
        <w:jc w:val="both"/>
        <w:rPr>
          <w:rFonts w:ascii="Times New Roman" w:hAnsi="Times New Roman" w:cs="Times New Roman"/>
        </w:rPr>
      </w:pPr>
      <w:r w:rsidRPr="002408D3">
        <w:rPr>
          <w:rFonts w:ascii="Times New Roman" w:hAnsi="Times New Roman" w:cs="Times New Roman"/>
          <w:b/>
          <w:bCs/>
        </w:rPr>
        <w:t>Model Training</w:t>
      </w:r>
      <w:r w:rsidRPr="002408D3">
        <w:rPr>
          <w:rFonts w:ascii="Times New Roman" w:hAnsi="Times New Roman" w:cs="Times New Roman"/>
        </w:rPr>
        <w:t xml:space="preserve">: Train machine learning models such as SVM, KNN, or CNN using the dataset </w:t>
      </w:r>
    </w:p>
    <w:p w14:paraId="7708BA1F" w14:textId="07FB67FF" w:rsidR="00734B92" w:rsidRDefault="00734B92" w:rsidP="000C7836">
      <w:pPr>
        <w:pStyle w:val="ListParagraph"/>
        <w:numPr>
          <w:ilvl w:val="0"/>
          <w:numId w:val="36"/>
        </w:numPr>
        <w:spacing w:line="360" w:lineRule="auto"/>
        <w:jc w:val="both"/>
        <w:rPr>
          <w:rFonts w:ascii="Times New Roman" w:hAnsi="Times New Roman" w:cs="Times New Roman"/>
        </w:rPr>
      </w:pPr>
      <w:r w:rsidRPr="00C53471">
        <w:rPr>
          <w:rFonts w:ascii="Times New Roman" w:hAnsi="Times New Roman" w:cs="Times New Roman"/>
          <w:b/>
          <w:bCs/>
        </w:rPr>
        <w:t>Model Testing</w:t>
      </w:r>
      <w:r w:rsidRPr="00C53471">
        <w:rPr>
          <w:rFonts w:ascii="Times New Roman" w:hAnsi="Times New Roman" w:cs="Times New Roman"/>
        </w:rPr>
        <w:t xml:space="preserve">: Evaluate the model using test images to check accuracy </w:t>
      </w:r>
    </w:p>
    <w:p w14:paraId="24D925B5" w14:textId="446D828A" w:rsidR="00734B92" w:rsidRDefault="00734B92" w:rsidP="000C7836">
      <w:pPr>
        <w:pStyle w:val="ListParagraph"/>
        <w:numPr>
          <w:ilvl w:val="0"/>
          <w:numId w:val="36"/>
        </w:numPr>
        <w:spacing w:line="360" w:lineRule="auto"/>
        <w:jc w:val="both"/>
        <w:rPr>
          <w:rFonts w:ascii="Times New Roman" w:hAnsi="Times New Roman" w:cs="Times New Roman"/>
        </w:rPr>
      </w:pPr>
      <w:r w:rsidRPr="00C53471">
        <w:rPr>
          <w:rFonts w:ascii="Times New Roman" w:hAnsi="Times New Roman" w:cs="Times New Roman"/>
          <w:b/>
          <w:bCs/>
        </w:rPr>
        <w:t>Prediction</w:t>
      </w:r>
      <w:r w:rsidRPr="00C53471">
        <w:rPr>
          <w:rFonts w:ascii="Times New Roman" w:hAnsi="Times New Roman" w:cs="Times New Roman"/>
        </w:rPr>
        <w:t xml:space="preserve">: Input a new currency image and classify it as real or fake </w:t>
      </w:r>
    </w:p>
    <w:p w14:paraId="24BF054A" w14:textId="4E76E4F9" w:rsidR="00734B92" w:rsidRPr="00647F2E" w:rsidRDefault="00734B92" w:rsidP="000C7836">
      <w:pPr>
        <w:pStyle w:val="ListParagraph"/>
        <w:numPr>
          <w:ilvl w:val="0"/>
          <w:numId w:val="36"/>
        </w:numPr>
        <w:spacing w:line="360" w:lineRule="auto"/>
        <w:jc w:val="both"/>
        <w:rPr>
          <w:rFonts w:ascii="Times New Roman" w:hAnsi="Times New Roman" w:cs="Times New Roman"/>
        </w:rPr>
      </w:pPr>
      <w:r w:rsidRPr="00647F2E">
        <w:rPr>
          <w:rFonts w:ascii="Times New Roman" w:hAnsi="Times New Roman" w:cs="Times New Roman"/>
          <w:b/>
          <w:bCs/>
        </w:rPr>
        <w:t>Result Display</w:t>
      </w:r>
      <w:r w:rsidRPr="00647F2E">
        <w:rPr>
          <w:rFonts w:ascii="Times New Roman" w:hAnsi="Times New Roman" w:cs="Times New Roman"/>
        </w:rPr>
        <w:t xml:space="preserve">: Show the output to the user </w:t>
      </w:r>
    </w:p>
    <w:p w14:paraId="188ED144" w14:textId="77777777" w:rsidR="00734B92" w:rsidRDefault="00734B92" w:rsidP="00734B92">
      <w:pPr>
        <w:spacing w:line="360" w:lineRule="auto"/>
        <w:jc w:val="both"/>
        <w:rPr>
          <w:rFonts w:ascii="Times New Roman" w:hAnsi="Times New Roman" w:cs="Times New Roman"/>
          <w:b/>
          <w:bCs/>
          <w:sz w:val="28"/>
          <w:szCs w:val="28"/>
        </w:rPr>
      </w:pPr>
    </w:p>
    <w:p w14:paraId="42566D7E" w14:textId="77777777" w:rsidR="00240200" w:rsidRDefault="00240200" w:rsidP="00734B92">
      <w:pPr>
        <w:spacing w:line="360" w:lineRule="auto"/>
        <w:jc w:val="both"/>
        <w:rPr>
          <w:rFonts w:ascii="Times New Roman" w:hAnsi="Times New Roman" w:cs="Times New Roman"/>
          <w:b/>
          <w:bCs/>
          <w:sz w:val="28"/>
          <w:szCs w:val="28"/>
        </w:rPr>
      </w:pPr>
    </w:p>
    <w:p w14:paraId="649387C1" w14:textId="77777777" w:rsidR="00240200" w:rsidRDefault="00240200" w:rsidP="00734B92">
      <w:pPr>
        <w:spacing w:line="360" w:lineRule="auto"/>
        <w:jc w:val="both"/>
        <w:rPr>
          <w:rFonts w:ascii="Times New Roman" w:hAnsi="Times New Roman" w:cs="Times New Roman"/>
          <w:b/>
          <w:bCs/>
          <w:sz w:val="28"/>
          <w:szCs w:val="28"/>
        </w:rPr>
      </w:pPr>
    </w:p>
    <w:p w14:paraId="74F03EC4" w14:textId="4F3AA9BF" w:rsidR="003F6506" w:rsidRPr="003F6506" w:rsidRDefault="003F6506" w:rsidP="00734B92">
      <w:pPr>
        <w:spacing w:line="360" w:lineRule="auto"/>
        <w:jc w:val="both"/>
        <w:rPr>
          <w:rFonts w:ascii="Times New Roman" w:hAnsi="Times New Roman" w:cs="Times New Roman"/>
          <w:b/>
          <w:bCs/>
          <w:sz w:val="28"/>
          <w:szCs w:val="28"/>
        </w:rPr>
      </w:pPr>
      <w:proofErr w:type="gramStart"/>
      <w:r w:rsidRPr="003F6506">
        <w:rPr>
          <w:rFonts w:ascii="Times New Roman" w:hAnsi="Times New Roman" w:cs="Times New Roman"/>
          <w:b/>
          <w:bCs/>
          <w:sz w:val="28"/>
          <w:szCs w:val="28"/>
        </w:rPr>
        <w:lastRenderedPageBreak/>
        <w:t>5.3  Comparison</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4226"/>
        <w:gridCol w:w="3126"/>
      </w:tblGrid>
      <w:tr w:rsidR="001D17AF" w:rsidRPr="001D17AF" w14:paraId="5E8C20EB" w14:textId="77777777">
        <w:trPr>
          <w:tblHeader/>
          <w:tblCellSpacing w:w="15" w:type="dxa"/>
        </w:trPr>
        <w:tc>
          <w:tcPr>
            <w:tcW w:w="0" w:type="auto"/>
            <w:vAlign w:val="center"/>
            <w:hideMark/>
          </w:tcPr>
          <w:p w14:paraId="0C4CA70F" w14:textId="77777777" w:rsidR="001D17AF" w:rsidRPr="001D17AF" w:rsidRDefault="001D17AF" w:rsidP="001D17AF">
            <w:pPr>
              <w:spacing w:line="360" w:lineRule="auto"/>
              <w:jc w:val="both"/>
              <w:rPr>
                <w:rFonts w:ascii="Times New Roman" w:hAnsi="Times New Roman" w:cs="Times New Roman"/>
                <w:b/>
                <w:bCs/>
              </w:rPr>
            </w:pPr>
            <w:r w:rsidRPr="001D17AF">
              <w:rPr>
                <w:rFonts w:ascii="Times New Roman" w:hAnsi="Times New Roman" w:cs="Times New Roman"/>
                <w:b/>
                <w:bCs/>
              </w:rPr>
              <w:t>Feature</w:t>
            </w:r>
          </w:p>
        </w:tc>
        <w:tc>
          <w:tcPr>
            <w:tcW w:w="0" w:type="auto"/>
            <w:vAlign w:val="center"/>
            <w:hideMark/>
          </w:tcPr>
          <w:p w14:paraId="73B192FC" w14:textId="77777777" w:rsidR="001D17AF" w:rsidRPr="001D17AF" w:rsidRDefault="001D17AF" w:rsidP="001D17AF">
            <w:pPr>
              <w:spacing w:line="360" w:lineRule="auto"/>
              <w:jc w:val="both"/>
              <w:rPr>
                <w:rFonts w:ascii="Times New Roman" w:hAnsi="Times New Roman" w:cs="Times New Roman"/>
                <w:b/>
                <w:bCs/>
              </w:rPr>
            </w:pPr>
            <w:r w:rsidRPr="001D17AF">
              <w:rPr>
                <w:rFonts w:ascii="Times New Roman" w:hAnsi="Times New Roman" w:cs="Times New Roman"/>
                <w:b/>
                <w:bCs/>
              </w:rPr>
              <w:t>Existing System</w:t>
            </w:r>
          </w:p>
        </w:tc>
        <w:tc>
          <w:tcPr>
            <w:tcW w:w="0" w:type="auto"/>
            <w:vAlign w:val="center"/>
            <w:hideMark/>
          </w:tcPr>
          <w:p w14:paraId="7E60B1A6" w14:textId="77777777" w:rsidR="001D17AF" w:rsidRPr="001D17AF" w:rsidRDefault="001D17AF" w:rsidP="001D17AF">
            <w:pPr>
              <w:spacing w:line="360" w:lineRule="auto"/>
              <w:jc w:val="both"/>
              <w:rPr>
                <w:rFonts w:ascii="Times New Roman" w:hAnsi="Times New Roman" w:cs="Times New Roman"/>
                <w:b/>
                <w:bCs/>
              </w:rPr>
            </w:pPr>
            <w:r w:rsidRPr="001D17AF">
              <w:rPr>
                <w:rFonts w:ascii="Times New Roman" w:hAnsi="Times New Roman" w:cs="Times New Roman"/>
                <w:b/>
                <w:bCs/>
              </w:rPr>
              <w:t>Proposed System</w:t>
            </w:r>
          </w:p>
        </w:tc>
      </w:tr>
      <w:tr w:rsidR="001D17AF" w:rsidRPr="001D17AF" w14:paraId="0213BE0C" w14:textId="77777777">
        <w:trPr>
          <w:tblCellSpacing w:w="15" w:type="dxa"/>
        </w:trPr>
        <w:tc>
          <w:tcPr>
            <w:tcW w:w="0" w:type="auto"/>
            <w:vAlign w:val="center"/>
            <w:hideMark/>
          </w:tcPr>
          <w:p w14:paraId="40D7BBB3"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Method</w:t>
            </w:r>
          </w:p>
        </w:tc>
        <w:tc>
          <w:tcPr>
            <w:tcW w:w="0" w:type="auto"/>
            <w:vAlign w:val="center"/>
            <w:hideMark/>
          </w:tcPr>
          <w:p w14:paraId="2F48A42F"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Manual inspection and hardware devices (UV, magnetic)</w:t>
            </w:r>
          </w:p>
        </w:tc>
        <w:tc>
          <w:tcPr>
            <w:tcW w:w="0" w:type="auto"/>
            <w:vAlign w:val="center"/>
            <w:hideMark/>
          </w:tcPr>
          <w:p w14:paraId="10CF76F8"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Automated using Machine Learning</w:t>
            </w:r>
          </w:p>
        </w:tc>
      </w:tr>
      <w:tr w:rsidR="001D17AF" w:rsidRPr="001D17AF" w14:paraId="0C566A5F" w14:textId="77777777">
        <w:trPr>
          <w:tblCellSpacing w:w="15" w:type="dxa"/>
        </w:trPr>
        <w:tc>
          <w:tcPr>
            <w:tcW w:w="0" w:type="auto"/>
            <w:vAlign w:val="center"/>
            <w:hideMark/>
          </w:tcPr>
          <w:p w14:paraId="4A6E7D71"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Accuracy</w:t>
            </w:r>
          </w:p>
        </w:tc>
        <w:tc>
          <w:tcPr>
            <w:tcW w:w="0" w:type="auto"/>
            <w:vAlign w:val="center"/>
            <w:hideMark/>
          </w:tcPr>
          <w:p w14:paraId="0BCF42E8"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Depends on human expertise</w:t>
            </w:r>
          </w:p>
        </w:tc>
        <w:tc>
          <w:tcPr>
            <w:tcW w:w="0" w:type="auto"/>
            <w:vAlign w:val="center"/>
            <w:hideMark/>
          </w:tcPr>
          <w:p w14:paraId="29466326"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High accuracy based on trained models</w:t>
            </w:r>
          </w:p>
        </w:tc>
      </w:tr>
      <w:tr w:rsidR="001D17AF" w:rsidRPr="001D17AF" w14:paraId="3D14C6DA" w14:textId="77777777">
        <w:trPr>
          <w:tblCellSpacing w:w="15" w:type="dxa"/>
        </w:trPr>
        <w:tc>
          <w:tcPr>
            <w:tcW w:w="0" w:type="auto"/>
            <w:vAlign w:val="center"/>
            <w:hideMark/>
          </w:tcPr>
          <w:p w14:paraId="6A3B6F83"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Speed</w:t>
            </w:r>
          </w:p>
        </w:tc>
        <w:tc>
          <w:tcPr>
            <w:tcW w:w="0" w:type="auto"/>
            <w:vAlign w:val="center"/>
            <w:hideMark/>
          </w:tcPr>
          <w:p w14:paraId="0531ECDB"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Slow and time-consuming</w:t>
            </w:r>
          </w:p>
        </w:tc>
        <w:tc>
          <w:tcPr>
            <w:tcW w:w="0" w:type="auto"/>
            <w:vAlign w:val="center"/>
            <w:hideMark/>
          </w:tcPr>
          <w:p w14:paraId="67582F20"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Fast and real-time detection</w:t>
            </w:r>
          </w:p>
        </w:tc>
      </w:tr>
      <w:tr w:rsidR="001D17AF" w:rsidRPr="001D17AF" w14:paraId="3F784FB3" w14:textId="77777777">
        <w:trPr>
          <w:tblCellSpacing w:w="15" w:type="dxa"/>
        </w:trPr>
        <w:tc>
          <w:tcPr>
            <w:tcW w:w="0" w:type="auto"/>
            <w:vAlign w:val="center"/>
            <w:hideMark/>
          </w:tcPr>
          <w:p w14:paraId="611D6612"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Cost</w:t>
            </w:r>
          </w:p>
        </w:tc>
        <w:tc>
          <w:tcPr>
            <w:tcW w:w="0" w:type="auto"/>
            <w:vAlign w:val="center"/>
            <w:hideMark/>
          </w:tcPr>
          <w:p w14:paraId="3FE1A851"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Expensive equipment required</w:t>
            </w:r>
          </w:p>
        </w:tc>
        <w:tc>
          <w:tcPr>
            <w:tcW w:w="0" w:type="auto"/>
            <w:vAlign w:val="center"/>
            <w:hideMark/>
          </w:tcPr>
          <w:p w14:paraId="4F02F4DB"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Cost-effective (software-based)</w:t>
            </w:r>
          </w:p>
        </w:tc>
      </w:tr>
      <w:tr w:rsidR="001D17AF" w:rsidRPr="001D17AF" w14:paraId="23C28873" w14:textId="77777777">
        <w:trPr>
          <w:tblCellSpacing w:w="15" w:type="dxa"/>
        </w:trPr>
        <w:tc>
          <w:tcPr>
            <w:tcW w:w="0" w:type="auto"/>
            <w:vAlign w:val="center"/>
            <w:hideMark/>
          </w:tcPr>
          <w:p w14:paraId="05964D37"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Human Effort</w:t>
            </w:r>
          </w:p>
        </w:tc>
        <w:tc>
          <w:tcPr>
            <w:tcW w:w="0" w:type="auto"/>
            <w:vAlign w:val="center"/>
            <w:hideMark/>
          </w:tcPr>
          <w:p w14:paraId="721CD985"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High</w:t>
            </w:r>
          </w:p>
        </w:tc>
        <w:tc>
          <w:tcPr>
            <w:tcW w:w="0" w:type="auto"/>
            <w:vAlign w:val="center"/>
            <w:hideMark/>
          </w:tcPr>
          <w:p w14:paraId="57D1B967"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Minimal</w:t>
            </w:r>
          </w:p>
        </w:tc>
      </w:tr>
      <w:tr w:rsidR="001D17AF" w:rsidRPr="001D17AF" w14:paraId="319F3AA3" w14:textId="77777777">
        <w:trPr>
          <w:tblCellSpacing w:w="15" w:type="dxa"/>
        </w:trPr>
        <w:tc>
          <w:tcPr>
            <w:tcW w:w="0" w:type="auto"/>
            <w:vAlign w:val="center"/>
            <w:hideMark/>
          </w:tcPr>
          <w:p w14:paraId="78F96A0F"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Reliability</w:t>
            </w:r>
          </w:p>
        </w:tc>
        <w:tc>
          <w:tcPr>
            <w:tcW w:w="0" w:type="auto"/>
            <w:vAlign w:val="center"/>
            <w:hideMark/>
          </w:tcPr>
          <w:p w14:paraId="1366A9D4"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Prone to human errors</w:t>
            </w:r>
          </w:p>
        </w:tc>
        <w:tc>
          <w:tcPr>
            <w:tcW w:w="0" w:type="auto"/>
            <w:vAlign w:val="center"/>
            <w:hideMark/>
          </w:tcPr>
          <w:p w14:paraId="648DDE8A"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More reliable and consistent</w:t>
            </w:r>
          </w:p>
        </w:tc>
      </w:tr>
      <w:tr w:rsidR="001D17AF" w:rsidRPr="001D17AF" w14:paraId="22963358" w14:textId="77777777">
        <w:trPr>
          <w:tblCellSpacing w:w="15" w:type="dxa"/>
        </w:trPr>
        <w:tc>
          <w:tcPr>
            <w:tcW w:w="0" w:type="auto"/>
            <w:vAlign w:val="center"/>
            <w:hideMark/>
          </w:tcPr>
          <w:p w14:paraId="44994546"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Accessibility</w:t>
            </w:r>
          </w:p>
        </w:tc>
        <w:tc>
          <w:tcPr>
            <w:tcW w:w="0" w:type="auto"/>
            <w:vAlign w:val="center"/>
            <w:hideMark/>
          </w:tcPr>
          <w:p w14:paraId="470361E6"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Limited to banks or experts</w:t>
            </w:r>
          </w:p>
        </w:tc>
        <w:tc>
          <w:tcPr>
            <w:tcW w:w="0" w:type="auto"/>
            <w:vAlign w:val="center"/>
            <w:hideMark/>
          </w:tcPr>
          <w:p w14:paraId="67CF9BBB"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Can be used by anyone (mobile/web)</w:t>
            </w:r>
          </w:p>
        </w:tc>
      </w:tr>
      <w:tr w:rsidR="001D17AF" w:rsidRPr="001D17AF" w14:paraId="29DB3999" w14:textId="77777777">
        <w:trPr>
          <w:tblCellSpacing w:w="15" w:type="dxa"/>
        </w:trPr>
        <w:tc>
          <w:tcPr>
            <w:tcW w:w="0" w:type="auto"/>
            <w:vAlign w:val="center"/>
            <w:hideMark/>
          </w:tcPr>
          <w:p w14:paraId="773C8BB6"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Scalability</w:t>
            </w:r>
          </w:p>
        </w:tc>
        <w:tc>
          <w:tcPr>
            <w:tcW w:w="0" w:type="auto"/>
            <w:vAlign w:val="center"/>
            <w:hideMark/>
          </w:tcPr>
          <w:p w14:paraId="68C8AFAA"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Difficult to scale</w:t>
            </w:r>
          </w:p>
        </w:tc>
        <w:tc>
          <w:tcPr>
            <w:tcW w:w="0" w:type="auto"/>
            <w:vAlign w:val="center"/>
            <w:hideMark/>
          </w:tcPr>
          <w:p w14:paraId="7607F1FC"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Easily scalable</w:t>
            </w:r>
          </w:p>
        </w:tc>
      </w:tr>
      <w:tr w:rsidR="001D17AF" w:rsidRPr="001D17AF" w14:paraId="085326D7" w14:textId="77777777">
        <w:trPr>
          <w:tblCellSpacing w:w="15" w:type="dxa"/>
        </w:trPr>
        <w:tc>
          <w:tcPr>
            <w:tcW w:w="0" w:type="auto"/>
            <w:vAlign w:val="center"/>
            <w:hideMark/>
          </w:tcPr>
          <w:p w14:paraId="5A3D6F88"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Technology Used</w:t>
            </w:r>
          </w:p>
        </w:tc>
        <w:tc>
          <w:tcPr>
            <w:tcW w:w="0" w:type="auto"/>
            <w:vAlign w:val="center"/>
            <w:hideMark/>
          </w:tcPr>
          <w:p w14:paraId="01ECA328"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Traditional methods</w:t>
            </w:r>
          </w:p>
        </w:tc>
        <w:tc>
          <w:tcPr>
            <w:tcW w:w="0" w:type="auto"/>
            <w:vAlign w:val="center"/>
            <w:hideMark/>
          </w:tcPr>
          <w:p w14:paraId="6E3BD479"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ML algorithms (SVM, KNN, CNN)</w:t>
            </w:r>
          </w:p>
        </w:tc>
      </w:tr>
      <w:tr w:rsidR="001D17AF" w:rsidRPr="001D17AF" w14:paraId="45AEC5C2" w14:textId="77777777">
        <w:trPr>
          <w:tblCellSpacing w:w="15" w:type="dxa"/>
        </w:trPr>
        <w:tc>
          <w:tcPr>
            <w:tcW w:w="0" w:type="auto"/>
            <w:vAlign w:val="center"/>
            <w:hideMark/>
          </w:tcPr>
          <w:p w14:paraId="7905BA7A"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b/>
                <w:bCs/>
              </w:rPr>
              <w:t>Automation</w:t>
            </w:r>
          </w:p>
        </w:tc>
        <w:tc>
          <w:tcPr>
            <w:tcW w:w="0" w:type="auto"/>
            <w:vAlign w:val="center"/>
            <w:hideMark/>
          </w:tcPr>
          <w:p w14:paraId="6BCFD93F"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Not automated</w:t>
            </w:r>
          </w:p>
        </w:tc>
        <w:tc>
          <w:tcPr>
            <w:tcW w:w="0" w:type="auto"/>
            <w:vAlign w:val="center"/>
            <w:hideMark/>
          </w:tcPr>
          <w:p w14:paraId="1FCE3AB4" w14:textId="77777777" w:rsidR="001D17AF" w:rsidRPr="001D17AF" w:rsidRDefault="001D17AF" w:rsidP="001D17AF">
            <w:pPr>
              <w:spacing w:line="360" w:lineRule="auto"/>
              <w:jc w:val="both"/>
              <w:rPr>
                <w:rFonts w:ascii="Times New Roman" w:hAnsi="Times New Roman" w:cs="Times New Roman"/>
              </w:rPr>
            </w:pPr>
            <w:r w:rsidRPr="001D17AF">
              <w:rPr>
                <w:rFonts w:ascii="Times New Roman" w:hAnsi="Times New Roman" w:cs="Times New Roman"/>
              </w:rPr>
              <w:t>Fully automated</w:t>
            </w:r>
          </w:p>
        </w:tc>
      </w:tr>
    </w:tbl>
    <w:p w14:paraId="2EDA2BD6" w14:textId="3FAAC60C" w:rsidR="00202C91" w:rsidRDefault="00202C91" w:rsidP="000D4662">
      <w:pPr>
        <w:spacing w:line="360" w:lineRule="auto"/>
        <w:jc w:val="both"/>
        <w:rPr>
          <w:rFonts w:ascii="Times New Roman" w:hAnsi="Times New Roman" w:cs="Times New Roman"/>
        </w:rPr>
      </w:pPr>
    </w:p>
    <w:p w14:paraId="5D44AE2D" w14:textId="77777777" w:rsidR="006E7B9D" w:rsidRDefault="006E7B9D" w:rsidP="000D4662">
      <w:pPr>
        <w:spacing w:line="360" w:lineRule="auto"/>
        <w:jc w:val="both"/>
        <w:rPr>
          <w:rFonts w:ascii="Times New Roman" w:hAnsi="Times New Roman" w:cs="Times New Roman"/>
        </w:rPr>
      </w:pPr>
    </w:p>
    <w:p w14:paraId="1F498964" w14:textId="77777777" w:rsidR="006E7B9D" w:rsidRDefault="006E7B9D" w:rsidP="000D4662">
      <w:pPr>
        <w:spacing w:line="360" w:lineRule="auto"/>
        <w:jc w:val="both"/>
        <w:rPr>
          <w:rFonts w:ascii="Times New Roman" w:hAnsi="Times New Roman" w:cs="Times New Roman"/>
        </w:rPr>
      </w:pPr>
    </w:p>
    <w:p w14:paraId="24185D5C" w14:textId="77777777" w:rsidR="006E7B9D" w:rsidRDefault="006E7B9D" w:rsidP="000D4662">
      <w:pPr>
        <w:spacing w:line="360" w:lineRule="auto"/>
        <w:jc w:val="both"/>
        <w:rPr>
          <w:rFonts w:ascii="Times New Roman" w:hAnsi="Times New Roman" w:cs="Times New Roman"/>
        </w:rPr>
      </w:pPr>
    </w:p>
    <w:p w14:paraId="1D5E87EC" w14:textId="77777777" w:rsidR="006E7B9D" w:rsidRDefault="006E7B9D" w:rsidP="000D4662">
      <w:pPr>
        <w:spacing w:line="360" w:lineRule="auto"/>
        <w:jc w:val="both"/>
        <w:rPr>
          <w:rFonts w:ascii="Times New Roman" w:hAnsi="Times New Roman" w:cs="Times New Roman"/>
        </w:rPr>
      </w:pPr>
    </w:p>
    <w:p w14:paraId="311C27F8" w14:textId="77777777" w:rsidR="006E7B9D" w:rsidRDefault="006E7B9D" w:rsidP="000D4662">
      <w:pPr>
        <w:spacing w:line="360" w:lineRule="auto"/>
        <w:jc w:val="both"/>
        <w:rPr>
          <w:rFonts w:ascii="Times New Roman" w:hAnsi="Times New Roman" w:cs="Times New Roman"/>
        </w:rPr>
      </w:pPr>
    </w:p>
    <w:p w14:paraId="59433D8A" w14:textId="77777777" w:rsidR="006E7B9D" w:rsidRDefault="006E7B9D" w:rsidP="000D4662">
      <w:pPr>
        <w:spacing w:line="360" w:lineRule="auto"/>
        <w:jc w:val="both"/>
        <w:rPr>
          <w:rFonts w:ascii="Times New Roman" w:hAnsi="Times New Roman" w:cs="Times New Roman"/>
        </w:rPr>
      </w:pPr>
    </w:p>
    <w:p w14:paraId="7B30C631" w14:textId="77777777" w:rsidR="00355308" w:rsidRDefault="00355308" w:rsidP="000D4662">
      <w:pPr>
        <w:spacing w:line="360" w:lineRule="auto"/>
        <w:jc w:val="both"/>
        <w:rPr>
          <w:rFonts w:ascii="Times New Roman" w:hAnsi="Times New Roman" w:cs="Times New Roman"/>
          <w:b/>
          <w:bCs/>
          <w:sz w:val="28"/>
          <w:szCs w:val="28"/>
        </w:rPr>
      </w:pPr>
    </w:p>
    <w:p w14:paraId="20841DDF" w14:textId="69D067F3" w:rsidR="0014004B" w:rsidRPr="003F7171" w:rsidRDefault="0014004B" w:rsidP="006E7B9D">
      <w:pPr>
        <w:spacing w:line="360" w:lineRule="auto"/>
        <w:ind w:left="1440" w:firstLine="720"/>
        <w:jc w:val="both"/>
        <w:rPr>
          <w:rFonts w:ascii="Times New Roman" w:hAnsi="Times New Roman" w:cs="Times New Roman"/>
          <w:b/>
          <w:bCs/>
          <w:sz w:val="28"/>
          <w:szCs w:val="28"/>
        </w:rPr>
      </w:pPr>
      <w:r w:rsidRPr="0014004B">
        <w:rPr>
          <w:rFonts w:ascii="Times New Roman" w:hAnsi="Times New Roman" w:cs="Times New Roman"/>
          <w:b/>
          <w:bCs/>
          <w:sz w:val="28"/>
          <w:szCs w:val="28"/>
        </w:rPr>
        <w:lastRenderedPageBreak/>
        <w:t xml:space="preserve"> MODULES IMPLEMENTATION</w:t>
      </w:r>
    </w:p>
    <w:p w14:paraId="077AA937" w14:textId="77777777" w:rsidR="0014004B" w:rsidRPr="0014004B" w:rsidRDefault="0014004B" w:rsidP="000D4662">
      <w:pPr>
        <w:spacing w:line="360" w:lineRule="auto"/>
        <w:jc w:val="both"/>
        <w:rPr>
          <w:rFonts w:ascii="Times New Roman" w:hAnsi="Times New Roman" w:cs="Times New Roman"/>
        </w:rPr>
      </w:pPr>
      <w:r w:rsidRPr="0014004B">
        <w:rPr>
          <w:rFonts w:ascii="Times New Roman" w:hAnsi="Times New Roman" w:cs="Times New Roman"/>
          <w:b/>
          <w:bCs/>
        </w:rPr>
        <w:t>6.1 MODULES</w:t>
      </w:r>
    </w:p>
    <w:p w14:paraId="7A49F5B9" w14:textId="4E412DD7" w:rsidR="00776B46" w:rsidRPr="00776B46" w:rsidRDefault="00776B46" w:rsidP="000C7836">
      <w:pPr>
        <w:pStyle w:val="ListParagraph"/>
        <w:numPr>
          <w:ilvl w:val="0"/>
          <w:numId w:val="32"/>
        </w:numPr>
        <w:spacing w:line="360" w:lineRule="auto"/>
        <w:jc w:val="both"/>
        <w:rPr>
          <w:rFonts w:ascii="Times New Roman" w:hAnsi="Times New Roman" w:cs="Times New Roman"/>
        </w:rPr>
      </w:pPr>
      <w:r w:rsidRPr="00776B46">
        <w:rPr>
          <w:rFonts w:ascii="Times New Roman" w:hAnsi="Times New Roman" w:cs="Times New Roman"/>
        </w:rPr>
        <w:t xml:space="preserve">Image Acquisition Module </w:t>
      </w:r>
    </w:p>
    <w:p w14:paraId="0264B551" w14:textId="60B41539" w:rsidR="00776B46" w:rsidRPr="00776B46" w:rsidRDefault="00776B46" w:rsidP="000C7836">
      <w:pPr>
        <w:pStyle w:val="ListParagraph"/>
        <w:numPr>
          <w:ilvl w:val="0"/>
          <w:numId w:val="32"/>
        </w:numPr>
        <w:spacing w:line="360" w:lineRule="auto"/>
        <w:jc w:val="both"/>
        <w:rPr>
          <w:rFonts w:ascii="Times New Roman" w:hAnsi="Times New Roman" w:cs="Times New Roman"/>
        </w:rPr>
      </w:pPr>
      <w:r w:rsidRPr="00776B46">
        <w:rPr>
          <w:rFonts w:ascii="Times New Roman" w:hAnsi="Times New Roman" w:cs="Times New Roman"/>
        </w:rPr>
        <w:t xml:space="preserve">Image Preprocessing Module </w:t>
      </w:r>
    </w:p>
    <w:p w14:paraId="6C8CA8AF" w14:textId="26BBFBD6" w:rsidR="00776B46" w:rsidRPr="00776B46" w:rsidRDefault="00776B46" w:rsidP="000C7836">
      <w:pPr>
        <w:pStyle w:val="ListParagraph"/>
        <w:numPr>
          <w:ilvl w:val="0"/>
          <w:numId w:val="32"/>
        </w:numPr>
        <w:spacing w:line="360" w:lineRule="auto"/>
        <w:jc w:val="both"/>
        <w:rPr>
          <w:rFonts w:ascii="Times New Roman" w:hAnsi="Times New Roman" w:cs="Times New Roman"/>
        </w:rPr>
      </w:pPr>
      <w:r w:rsidRPr="00776B46">
        <w:rPr>
          <w:rFonts w:ascii="Times New Roman" w:hAnsi="Times New Roman" w:cs="Times New Roman"/>
        </w:rPr>
        <w:t xml:space="preserve">Feature Extraction Module </w:t>
      </w:r>
    </w:p>
    <w:p w14:paraId="6B302D9F" w14:textId="417CAC84" w:rsidR="00776B46" w:rsidRPr="00776B46" w:rsidRDefault="00776B46" w:rsidP="000C7836">
      <w:pPr>
        <w:pStyle w:val="ListParagraph"/>
        <w:numPr>
          <w:ilvl w:val="0"/>
          <w:numId w:val="32"/>
        </w:numPr>
        <w:spacing w:line="360" w:lineRule="auto"/>
        <w:jc w:val="both"/>
        <w:rPr>
          <w:rFonts w:ascii="Times New Roman" w:hAnsi="Times New Roman" w:cs="Times New Roman"/>
        </w:rPr>
      </w:pPr>
      <w:r w:rsidRPr="00776B46">
        <w:rPr>
          <w:rFonts w:ascii="Times New Roman" w:hAnsi="Times New Roman" w:cs="Times New Roman"/>
        </w:rPr>
        <w:t xml:space="preserve">Model Training Module </w:t>
      </w:r>
    </w:p>
    <w:p w14:paraId="32531AD5" w14:textId="4EDAB7C8" w:rsidR="00776B46" w:rsidRPr="00776B46" w:rsidRDefault="00776B46" w:rsidP="000C7836">
      <w:pPr>
        <w:pStyle w:val="ListParagraph"/>
        <w:numPr>
          <w:ilvl w:val="0"/>
          <w:numId w:val="32"/>
        </w:numPr>
        <w:spacing w:line="360" w:lineRule="auto"/>
        <w:jc w:val="both"/>
        <w:rPr>
          <w:rFonts w:ascii="Times New Roman" w:hAnsi="Times New Roman" w:cs="Times New Roman"/>
        </w:rPr>
      </w:pPr>
      <w:r w:rsidRPr="00776B46">
        <w:rPr>
          <w:rFonts w:ascii="Times New Roman" w:hAnsi="Times New Roman" w:cs="Times New Roman"/>
        </w:rPr>
        <w:t xml:space="preserve">Classification Module </w:t>
      </w:r>
    </w:p>
    <w:p w14:paraId="393930C6" w14:textId="357C6615" w:rsidR="00776B46" w:rsidRPr="00776B46" w:rsidRDefault="00776B46" w:rsidP="000C7836">
      <w:pPr>
        <w:pStyle w:val="ListParagraph"/>
        <w:numPr>
          <w:ilvl w:val="0"/>
          <w:numId w:val="32"/>
        </w:numPr>
        <w:spacing w:line="360" w:lineRule="auto"/>
        <w:jc w:val="both"/>
        <w:rPr>
          <w:rFonts w:ascii="Times New Roman" w:hAnsi="Times New Roman" w:cs="Times New Roman"/>
        </w:rPr>
      </w:pPr>
      <w:r w:rsidRPr="00776B46">
        <w:rPr>
          <w:rFonts w:ascii="Times New Roman" w:hAnsi="Times New Roman" w:cs="Times New Roman"/>
        </w:rPr>
        <w:t xml:space="preserve">Result Display Module </w:t>
      </w:r>
    </w:p>
    <w:p w14:paraId="0656DC96" w14:textId="77777777" w:rsidR="00A45C2D" w:rsidRPr="00A45C2D" w:rsidRDefault="00A45C2D" w:rsidP="00A45C2D">
      <w:pPr>
        <w:spacing w:line="360" w:lineRule="auto"/>
        <w:ind w:left="360"/>
        <w:jc w:val="both"/>
        <w:rPr>
          <w:rFonts w:ascii="Times New Roman" w:hAnsi="Times New Roman" w:cs="Times New Roman"/>
        </w:rPr>
      </w:pPr>
    </w:p>
    <w:p w14:paraId="0F5E8F07" w14:textId="19303BBE" w:rsidR="0014004B" w:rsidRPr="0014004B" w:rsidRDefault="0014004B" w:rsidP="000D4662">
      <w:pPr>
        <w:spacing w:line="360" w:lineRule="auto"/>
        <w:jc w:val="both"/>
        <w:rPr>
          <w:rFonts w:ascii="Times New Roman" w:hAnsi="Times New Roman" w:cs="Times New Roman"/>
          <w:b/>
          <w:bCs/>
          <w:sz w:val="28"/>
          <w:szCs w:val="28"/>
        </w:rPr>
      </w:pPr>
      <w:r w:rsidRPr="0014004B">
        <w:rPr>
          <w:rFonts w:ascii="Times New Roman" w:hAnsi="Times New Roman" w:cs="Times New Roman"/>
          <w:b/>
          <w:bCs/>
          <w:sz w:val="28"/>
          <w:szCs w:val="28"/>
        </w:rPr>
        <w:t xml:space="preserve">6.2 MODULE DESCRIPTION </w:t>
      </w:r>
    </w:p>
    <w:p w14:paraId="7CC4BB29" w14:textId="6E8EBF73" w:rsidR="00291876" w:rsidRPr="00291876" w:rsidRDefault="00291876" w:rsidP="00291876">
      <w:pPr>
        <w:spacing w:line="360" w:lineRule="auto"/>
        <w:jc w:val="both"/>
        <w:rPr>
          <w:rFonts w:ascii="Times New Roman" w:hAnsi="Times New Roman" w:cs="Times New Roman"/>
          <w:b/>
          <w:bCs/>
        </w:rPr>
      </w:pPr>
      <w:r w:rsidRPr="00291876">
        <w:rPr>
          <w:rFonts w:ascii="Times New Roman" w:hAnsi="Times New Roman" w:cs="Times New Roman"/>
          <w:b/>
          <w:bCs/>
        </w:rPr>
        <w:t xml:space="preserve"> I</w:t>
      </w:r>
      <w:r w:rsidR="00BC52FB">
        <w:rPr>
          <w:rFonts w:ascii="Times New Roman" w:hAnsi="Times New Roman" w:cs="Times New Roman"/>
          <w:b/>
          <w:bCs/>
        </w:rPr>
        <w:t xml:space="preserve">mage </w:t>
      </w:r>
      <w:r w:rsidRPr="00291876">
        <w:rPr>
          <w:rFonts w:ascii="Times New Roman" w:hAnsi="Times New Roman" w:cs="Times New Roman"/>
          <w:b/>
          <w:bCs/>
        </w:rPr>
        <w:t>A</w:t>
      </w:r>
      <w:r w:rsidR="00BC52FB">
        <w:rPr>
          <w:rFonts w:ascii="Times New Roman" w:hAnsi="Times New Roman" w:cs="Times New Roman"/>
          <w:b/>
          <w:bCs/>
        </w:rPr>
        <w:t>cquisition</w:t>
      </w:r>
      <w:r w:rsidRPr="00291876">
        <w:rPr>
          <w:rFonts w:ascii="Times New Roman" w:hAnsi="Times New Roman" w:cs="Times New Roman"/>
          <w:b/>
          <w:bCs/>
        </w:rPr>
        <w:t xml:space="preserve"> M</w:t>
      </w:r>
      <w:r w:rsidR="007A4991">
        <w:rPr>
          <w:rFonts w:ascii="Times New Roman" w:hAnsi="Times New Roman" w:cs="Times New Roman"/>
          <w:b/>
          <w:bCs/>
        </w:rPr>
        <w:t>odule</w:t>
      </w:r>
    </w:p>
    <w:p w14:paraId="224D12E6" w14:textId="77777777" w:rsidR="00291876" w:rsidRPr="00291876" w:rsidRDefault="00291876" w:rsidP="00291876">
      <w:pPr>
        <w:spacing w:line="360" w:lineRule="auto"/>
        <w:jc w:val="both"/>
        <w:rPr>
          <w:rFonts w:ascii="Times New Roman" w:hAnsi="Times New Roman" w:cs="Times New Roman"/>
        </w:rPr>
      </w:pPr>
      <w:r w:rsidRPr="00291876">
        <w:rPr>
          <w:rFonts w:ascii="Times New Roman" w:hAnsi="Times New Roman" w:cs="Times New Roman"/>
        </w:rPr>
        <w:t>This module is responsible for collecting the input image of the currency note. The image can be captured using a digital camera, webcam, or scanner.</w:t>
      </w:r>
    </w:p>
    <w:p w14:paraId="01DAD6E7" w14:textId="77777777" w:rsidR="00291876" w:rsidRPr="00291876" w:rsidRDefault="00291876" w:rsidP="000C7836">
      <w:pPr>
        <w:numPr>
          <w:ilvl w:val="0"/>
          <w:numId w:val="37"/>
        </w:numPr>
        <w:spacing w:line="360" w:lineRule="auto"/>
        <w:jc w:val="both"/>
        <w:rPr>
          <w:rFonts w:ascii="Times New Roman" w:hAnsi="Times New Roman" w:cs="Times New Roman"/>
        </w:rPr>
      </w:pPr>
      <w:r w:rsidRPr="00291876">
        <w:rPr>
          <w:rFonts w:ascii="Times New Roman" w:hAnsi="Times New Roman" w:cs="Times New Roman"/>
        </w:rPr>
        <w:t xml:space="preserve">The user provides the image through file upload or live capture </w:t>
      </w:r>
    </w:p>
    <w:p w14:paraId="43730B1F" w14:textId="77777777" w:rsidR="00291876" w:rsidRPr="00291876" w:rsidRDefault="00291876" w:rsidP="000C7836">
      <w:pPr>
        <w:numPr>
          <w:ilvl w:val="0"/>
          <w:numId w:val="37"/>
        </w:numPr>
        <w:spacing w:line="360" w:lineRule="auto"/>
        <w:jc w:val="both"/>
        <w:rPr>
          <w:rFonts w:ascii="Times New Roman" w:hAnsi="Times New Roman" w:cs="Times New Roman"/>
        </w:rPr>
      </w:pPr>
      <w:r w:rsidRPr="00291876">
        <w:rPr>
          <w:rFonts w:ascii="Times New Roman" w:hAnsi="Times New Roman" w:cs="Times New Roman"/>
        </w:rPr>
        <w:t xml:space="preserve">The system ensures proper image format (JPG, PNG, etc.) </w:t>
      </w:r>
    </w:p>
    <w:p w14:paraId="2F7E8EBD" w14:textId="77777777" w:rsidR="00291876" w:rsidRPr="00291876" w:rsidRDefault="00291876" w:rsidP="000C7836">
      <w:pPr>
        <w:numPr>
          <w:ilvl w:val="0"/>
          <w:numId w:val="37"/>
        </w:numPr>
        <w:spacing w:line="360" w:lineRule="auto"/>
        <w:jc w:val="both"/>
        <w:rPr>
          <w:rFonts w:ascii="Times New Roman" w:hAnsi="Times New Roman" w:cs="Times New Roman"/>
        </w:rPr>
      </w:pPr>
      <w:r w:rsidRPr="00291876">
        <w:rPr>
          <w:rFonts w:ascii="Times New Roman" w:hAnsi="Times New Roman" w:cs="Times New Roman"/>
        </w:rPr>
        <w:t xml:space="preserve">Image quality plays a crucial role in detection accuracy </w:t>
      </w:r>
    </w:p>
    <w:p w14:paraId="2536B769" w14:textId="77777777" w:rsidR="00291876" w:rsidRDefault="00291876" w:rsidP="000C7836">
      <w:pPr>
        <w:numPr>
          <w:ilvl w:val="0"/>
          <w:numId w:val="37"/>
        </w:numPr>
        <w:spacing w:line="360" w:lineRule="auto"/>
        <w:jc w:val="both"/>
        <w:rPr>
          <w:rFonts w:ascii="Times New Roman" w:hAnsi="Times New Roman" w:cs="Times New Roman"/>
        </w:rPr>
      </w:pPr>
      <w:r w:rsidRPr="00291876">
        <w:rPr>
          <w:rFonts w:ascii="Times New Roman" w:hAnsi="Times New Roman" w:cs="Times New Roman"/>
        </w:rPr>
        <w:t>The captured image is passed to the preprocessing module</w:t>
      </w:r>
    </w:p>
    <w:p w14:paraId="39B05185" w14:textId="77777777" w:rsidR="0044582A" w:rsidRPr="00291876" w:rsidRDefault="0044582A" w:rsidP="00514648">
      <w:pPr>
        <w:spacing w:line="360" w:lineRule="auto"/>
        <w:ind w:left="720"/>
        <w:jc w:val="both"/>
        <w:rPr>
          <w:rFonts w:ascii="Times New Roman" w:hAnsi="Times New Roman" w:cs="Times New Roman"/>
        </w:rPr>
      </w:pPr>
    </w:p>
    <w:p w14:paraId="69AFA850" w14:textId="5CEB78D3" w:rsidR="0044582A" w:rsidRPr="0044582A" w:rsidRDefault="0044582A" w:rsidP="0044582A">
      <w:pPr>
        <w:spacing w:line="360" w:lineRule="auto"/>
        <w:jc w:val="both"/>
        <w:rPr>
          <w:rFonts w:ascii="Times New Roman" w:hAnsi="Times New Roman" w:cs="Times New Roman"/>
          <w:b/>
          <w:bCs/>
        </w:rPr>
      </w:pPr>
      <w:proofErr w:type="gramStart"/>
      <w:r w:rsidRPr="0044582A">
        <w:rPr>
          <w:rFonts w:ascii="Times New Roman" w:hAnsi="Times New Roman" w:cs="Times New Roman"/>
          <w:b/>
          <w:bCs/>
        </w:rPr>
        <w:t>I</w:t>
      </w:r>
      <w:r w:rsidR="00AE654E">
        <w:rPr>
          <w:rFonts w:ascii="Times New Roman" w:hAnsi="Times New Roman" w:cs="Times New Roman"/>
          <w:b/>
          <w:bCs/>
        </w:rPr>
        <w:t xml:space="preserve">mage </w:t>
      </w:r>
      <w:r w:rsidRPr="0044582A">
        <w:rPr>
          <w:rFonts w:ascii="Times New Roman" w:hAnsi="Times New Roman" w:cs="Times New Roman"/>
          <w:b/>
          <w:bCs/>
        </w:rPr>
        <w:t xml:space="preserve"> P</w:t>
      </w:r>
      <w:r w:rsidR="007A4991">
        <w:rPr>
          <w:rFonts w:ascii="Times New Roman" w:hAnsi="Times New Roman" w:cs="Times New Roman"/>
          <w:b/>
          <w:bCs/>
        </w:rPr>
        <w:t>reprocessing</w:t>
      </w:r>
      <w:proofErr w:type="gramEnd"/>
      <w:r w:rsidR="007A4991">
        <w:rPr>
          <w:rFonts w:ascii="Times New Roman" w:hAnsi="Times New Roman" w:cs="Times New Roman"/>
          <w:b/>
          <w:bCs/>
        </w:rPr>
        <w:t xml:space="preserve"> </w:t>
      </w:r>
      <w:r w:rsidRPr="0044582A">
        <w:rPr>
          <w:rFonts w:ascii="Times New Roman" w:hAnsi="Times New Roman" w:cs="Times New Roman"/>
          <w:b/>
          <w:bCs/>
        </w:rPr>
        <w:t xml:space="preserve"> M</w:t>
      </w:r>
      <w:r w:rsidR="007A4991">
        <w:rPr>
          <w:rFonts w:ascii="Times New Roman" w:hAnsi="Times New Roman" w:cs="Times New Roman"/>
          <w:b/>
          <w:bCs/>
        </w:rPr>
        <w:t>odule</w:t>
      </w:r>
    </w:p>
    <w:p w14:paraId="12D8FC34" w14:textId="77777777" w:rsidR="0044582A" w:rsidRPr="0044582A" w:rsidRDefault="0044582A" w:rsidP="0044582A">
      <w:pPr>
        <w:spacing w:line="360" w:lineRule="auto"/>
        <w:jc w:val="both"/>
        <w:rPr>
          <w:rFonts w:ascii="Times New Roman" w:hAnsi="Times New Roman" w:cs="Times New Roman"/>
        </w:rPr>
      </w:pPr>
      <w:r w:rsidRPr="0044582A">
        <w:rPr>
          <w:rFonts w:ascii="Times New Roman" w:hAnsi="Times New Roman" w:cs="Times New Roman"/>
        </w:rPr>
        <w:t>This module prepares the input image for further processing by improving its quality and standardizing it.</w:t>
      </w:r>
    </w:p>
    <w:p w14:paraId="29500306" w14:textId="77777777" w:rsidR="0044582A" w:rsidRPr="0044582A" w:rsidRDefault="0044582A" w:rsidP="0044582A">
      <w:pPr>
        <w:spacing w:line="360" w:lineRule="auto"/>
        <w:jc w:val="both"/>
        <w:rPr>
          <w:rFonts w:ascii="Times New Roman" w:hAnsi="Times New Roman" w:cs="Times New Roman"/>
        </w:rPr>
      </w:pPr>
      <w:r w:rsidRPr="0044582A">
        <w:rPr>
          <w:rFonts w:ascii="Times New Roman" w:hAnsi="Times New Roman" w:cs="Times New Roman"/>
          <w:b/>
          <w:bCs/>
        </w:rPr>
        <w:t>Steps involved:</w:t>
      </w:r>
    </w:p>
    <w:p w14:paraId="7D90D67E" w14:textId="77777777" w:rsidR="0044582A" w:rsidRPr="0044582A" w:rsidRDefault="0044582A" w:rsidP="000C7836">
      <w:pPr>
        <w:numPr>
          <w:ilvl w:val="0"/>
          <w:numId w:val="38"/>
        </w:numPr>
        <w:spacing w:line="360" w:lineRule="auto"/>
        <w:jc w:val="both"/>
        <w:rPr>
          <w:rFonts w:ascii="Times New Roman" w:hAnsi="Times New Roman" w:cs="Times New Roman"/>
        </w:rPr>
      </w:pPr>
      <w:r w:rsidRPr="0044582A">
        <w:rPr>
          <w:rFonts w:ascii="Times New Roman" w:hAnsi="Times New Roman" w:cs="Times New Roman"/>
        </w:rPr>
        <w:t xml:space="preserve">Conversion of RGB image to </w:t>
      </w:r>
      <w:r w:rsidRPr="0044582A">
        <w:rPr>
          <w:rFonts w:ascii="Times New Roman" w:hAnsi="Times New Roman" w:cs="Times New Roman"/>
          <w:b/>
          <w:bCs/>
        </w:rPr>
        <w:t>grayscale</w:t>
      </w:r>
      <w:r w:rsidRPr="0044582A">
        <w:rPr>
          <w:rFonts w:ascii="Times New Roman" w:hAnsi="Times New Roman" w:cs="Times New Roman"/>
        </w:rPr>
        <w:t xml:space="preserve"> to reduce complexity </w:t>
      </w:r>
    </w:p>
    <w:p w14:paraId="38818D65" w14:textId="77777777" w:rsidR="0044582A" w:rsidRPr="0044582A" w:rsidRDefault="0044582A" w:rsidP="000C7836">
      <w:pPr>
        <w:numPr>
          <w:ilvl w:val="0"/>
          <w:numId w:val="38"/>
        </w:numPr>
        <w:spacing w:line="360" w:lineRule="auto"/>
        <w:jc w:val="both"/>
        <w:rPr>
          <w:rFonts w:ascii="Times New Roman" w:hAnsi="Times New Roman" w:cs="Times New Roman"/>
        </w:rPr>
      </w:pPr>
      <w:r w:rsidRPr="0044582A">
        <w:rPr>
          <w:rFonts w:ascii="Times New Roman" w:hAnsi="Times New Roman" w:cs="Times New Roman"/>
          <w:b/>
          <w:bCs/>
        </w:rPr>
        <w:t>Resizing</w:t>
      </w:r>
      <w:r w:rsidRPr="0044582A">
        <w:rPr>
          <w:rFonts w:ascii="Times New Roman" w:hAnsi="Times New Roman" w:cs="Times New Roman"/>
        </w:rPr>
        <w:t xml:space="preserve"> the image to a fixed dimension for uniform processing </w:t>
      </w:r>
    </w:p>
    <w:p w14:paraId="5D1A2BA3" w14:textId="77777777" w:rsidR="0044582A" w:rsidRPr="0044582A" w:rsidRDefault="0044582A" w:rsidP="000C7836">
      <w:pPr>
        <w:numPr>
          <w:ilvl w:val="0"/>
          <w:numId w:val="38"/>
        </w:numPr>
        <w:spacing w:line="360" w:lineRule="auto"/>
        <w:jc w:val="both"/>
        <w:rPr>
          <w:rFonts w:ascii="Times New Roman" w:hAnsi="Times New Roman" w:cs="Times New Roman"/>
        </w:rPr>
      </w:pPr>
      <w:r w:rsidRPr="0044582A">
        <w:rPr>
          <w:rFonts w:ascii="Times New Roman" w:hAnsi="Times New Roman" w:cs="Times New Roman"/>
          <w:b/>
          <w:bCs/>
        </w:rPr>
        <w:t>Noise removal</w:t>
      </w:r>
      <w:r w:rsidRPr="0044582A">
        <w:rPr>
          <w:rFonts w:ascii="Times New Roman" w:hAnsi="Times New Roman" w:cs="Times New Roman"/>
        </w:rPr>
        <w:t xml:space="preserve"> using filters (Gaussian/median filtering) </w:t>
      </w:r>
    </w:p>
    <w:p w14:paraId="1D74F56D" w14:textId="2216201C" w:rsidR="00686B41" w:rsidRPr="0044582A" w:rsidRDefault="0044582A" w:rsidP="000C7836">
      <w:pPr>
        <w:numPr>
          <w:ilvl w:val="0"/>
          <w:numId w:val="38"/>
        </w:numPr>
        <w:spacing w:line="360" w:lineRule="auto"/>
        <w:jc w:val="both"/>
        <w:rPr>
          <w:rFonts w:ascii="Times New Roman" w:hAnsi="Times New Roman" w:cs="Times New Roman"/>
        </w:rPr>
      </w:pPr>
      <w:r w:rsidRPr="0044582A">
        <w:rPr>
          <w:rFonts w:ascii="Times New Roman" w:hAnsi="Times New Roman" w:cs="Times New Roman"/>
          <w:b/>
          <w:bCs/>
        </w:rPr>
        <w:t>Image normalization</w:t>
      </w:r>
      <w:r w:rsidRPr="0044582A">
        <w:rPr>
          <w:rFonts w:ascii="Times New Roman" w:hAnsi="Times New Roman" w:cs="Times New Roman"/>
        </w:rPr>
        <w:t xml:space="preserve"> to adjust brightness and contrast</w:t>
      </w:r>
    </w:p>
    <w:p w14:paraId="30F1EAF0" w14:textId="5399C4B6" w:rsidR="00686B41" w:rsidRPr="00686B41" w:rsidRDefault="00686B41" w:rsidP="00686B41">
      <w:pPr>
        <w:spacing w:line="360" w:lineRule="auto"/>
        <w:jc w:val="both"/>
        <w:rPr>
          <w:rFonts w:ascii="Times New Roman" w:hAnsi="Times New Roman" w:cs="Times New Roman"/>
          <w:b/>
          <w:bCs/>
        </w:rPr>
      </w:pPr>
      <w:r w:rsidRPr="00686B41">
        <w:rPr>
          <w:rFonts w:ascii="Times New Roman" w:hAnsi="Times New Roman" w:cs="Times New Roman"/>
          <w:b/>
          <w:bCs/>
        </w:rPr>
        <w:lastRenderedPageBreak/>
        <w:t>F</w:t>
      </w:r>
      <w:r w:rsidR="00EB7C3A">
        <w:rPr>
          <w:rFonts w:ascii="Times New Roman" w:hAnsi="Times New Roman" w:cs="Times New Roman"/>
          <w:b/>
          <w:bCs/>
        </w:rPr>
        <w:t>e</w:t>
      </w:r>
      <w:r w:rsidR="00AE654E">
        <w:rPr>
          <w:rFonts w:ascii="Times New Roman" w:hAnsi="Times New Roman" w:cs="Times New Roman"/>
          <w:b/>
          <w:bCs/>
        </w:rPr>
        <w:t>ature</w:t>
      </w:r>
      <w:r w:rsidRPr="00686B41">
        <w:rPr>
          <w:rFonts w:ascii="Times New Roman" w:hAnsi="Times New Roman" w:cs="Times New Roman"/>
          <w:b/>
          <w:bCs/>
        </w:rPr>
        <w:t xml:space="preserve"> </w:t>
      </w:r>
      <w:proofErr w:type="gramStart"/>
      <w:r w:rsidRPr="00686B41">
        <w:rPr>
          <w:rFonts w:ascii="Times New Roman" w:hAnsi="Times New Roman" w:cs="Times New Roman"/>
          <w:b/>
          <w:bCs/>
        </w:rPr>
        <w:t>E</w:t>
      </w:r>
      <w:r w:rsidR="00EB7C3A">
        <w:rPr>
          <w:rFonts w:ascii="Times New Roman" w:hAnsi="Times New Roman" w:cs="Times New Roman"/>
          <w:b/>
          <w:bCs/>
        </w:rPr>
        <w:t xml:space="preserve">xtraction </w:t>
      </w:r>
      <w:r w:rsidRPr="00686B41">
        <w:rPr>
          <w:rFonts w:ascii="Times New Roman" w:hAnsi="Times New Roman" w:cs="Times New Roman"/>
          <w:b/>
          <w:bCs/>
        </w:rPr>
        <w:t xml:space="preserve"> M</w:t>
      </w:r>
      <w:r w:rsidR="00461A80">
        <w:rPr>
          <w:rFonts w:ascii="Times New Roman" w:hAnsi="Times New Roman" w:cs="Times New Roman"/>
          <w:b/>
          <w:bCs/>
        </w:rPr>
        <w:t>odule</w:t>
      </w:r>
      <w:proofErr w:type="gramEnd"/>
    </w:p>
    <w:p w14:paraId="4BCEB894" w14:textId="77777777" w:rsidR="00686B41" w:rsidRPr="00686B41" w:rsidRDefault="00686B41" w:rsidP="00686B41">
      <w:pPr>
        <w:spacing w:line="360" w:lineRule="auto"/>
        <w:jc w:val="both"/>
        <w:rPr>
          <w:rFonts w:ascii="Times New Roman" w:hAnsi="Times New Roman" w:cs="Times New Roman"/>
        </w:rPr>
      </w:pPr>
      <w:r w:rsidRPr="00686B41">
        <w:rPr>
          <w:rFonts w:ascii="Times New Roman" w:hAnsi="Times New Roman" w:cs="Times New Roman"/>
        </w:rPr>
        <w:t>This module extracts important features from the currency image that help distinguish real notes from fake ones.</w:t>
      </w:r>
    </w:p>
    <w:p w14:paraId="548BD2DE" w14:textId="77777777" w:rsidR="00686B41" w:rsidRPr="00686B41" w:rsidRDefault="00686B41" w:rsidP="00686B41">
      <w:pPr>
        <w:spacing w:line="360" w:lineRule="auto"/>
        <w:jc w:val="both"/>
        <w:rPr>
          <w:rFonts w:ascii="Times New Roman" w:hAnsi="Times New Roman" w:cs="Times New Roman"/>
        </w:rPr>
      </w:pPr>
      <w:r w:rsidRPr="00686B41">
        <w:rPr>
          <w:rFonts w:ascii="Times New Roman" w:hAnsi="Times New Roman" w:cs="Times New Roman"/>
          <w:b/>
          <w:bCs/>
        </w:rPr>
        <w:t>Features extracted include:</w:t>
      </w:r>
    </w:p>
    <w:p w14:paraId="132564F8" w14:textId="77777777" w:rsidR="00686B41" w:rsidRPr="00686B41" w:rsidRDefault="00686B41" w:rsidP="000C7836">
      <w:pPr>
        <w:numPr>
          <w:ilvl w:val="0"/>
          <w:numId w:val="39"/>
        </w:numPr>
        <w:spacing w:line="360" w:lineRule="auto"/>
        <w:jc w:val="both"/>
        <w:rPr>
          <w:rFonts w:ascii="Times New Roman" w:hAnsi="Times New Roman" w:cs="Times New Roman"/>
        </w:rPr>
      </w:pPr>
      <w:r w:rsidRPr="00686B41">
        <w:rPr>
          <w:rFonts w:ascii="Times New Roman" w:hAnsi="Times New Roman" w:cs="Times New Roman"/>
        </w:rPr>
        <w:t xml:space="preserve">Security thread patterns </w:t>
      </w:r>
    </w:p>
    <w:p w14:paraId="1C9F3B2A" w14:textId="77777777" w:rsidR="00686B41" w:rsidRPr="00686B41" w:rsidRDefault="00686B41" w:rsidP="000C7836">
      <w:pPr>
        <w:numPr>
          <w:ilvl w:val="0"/>
          <w:numId w:val="39"/>
        </w:numPr>
        <w:spacing w:line="360" w:lineRule="auto"/>
        <w:jc w:val="both"/>
        <w:rPr>
          <w:rFonts w:ascii="Times New Roman" w:hAnsi="Times New Roman" w:cs="Times New Roman"/>
        </w:rPr>
      </w:pPr>
      <w:r w:rsidRPr="00686B41">
        <w:rPr>
          <w:rFonts w:ascii="Times New Roman" w:hAnsi="Times New Roman" w:cs="Times New Roman"/>
        </w:rPr>
        <w:t xml:space="preserve">Serial number alignment and font </w:t>
      </w:r>
    </w:p>
    <w:p w14:paraId="23AD6F29" w14:textId="77777777" w:rsidR="00686B41" w:rsidRPr="00686B41" w:rsidRDefault="00686B41" w:rsidP="000C7836">
      <w:pPr>
        <w:numPr>
          <w:ilvl w:val="0"/>
          <w:numId w:val="39"/>
        </w:numPr>
        <w:spacing w:line="360" w:lineRule="auto"/>
        <w:jc w:val="both"/>
        <w:rPr>
          <w:rFonts w:ascii="Times New Roman" w:hAnsi="Times New Roman" w:cs="Times New Roman"/>
        </w:rPr>
      </w:pPr>
      <w:r w:rsidRPr="00686B41">
        <w:rPr>
          <w:rFonts w:ascii="Times New Roman" w:hAnsi="Times New Roman" w:cs="Times New Roman"/>
        </w:rPr>
        <w:t xml:space="preserve">RBI emblem and Ashoka Pillar </w:t>
      </w:r>
    </w:p>
    <w:p w14:paraId="4F8E3483" w14:textId="77777777" w:rsidR="00686B41" w:rsidRPr="00686B41" w:rsidRDefault="00686B41" w:rsidP="000C7836">
      <w:pPr>
        <w:numPr>
          <w:ilvl w:val="0"/>
          <w:numId w:val="39"/>
        </w:numPr>
        <w:spacing w:line="360" w:lineRule="auto"/>
        <w:jc w:val="both"/>
        <w:rPr>
          <w:rFonts w:ascii="Times New Roman" w:hAnsi="Times New Roman" w:cs="Times New Roman"/>
        </w:rPr>
      </w:pPr>
      <w:r w:rsidRPr="00686B41">
        <w:rPr>
          <w:rFonts w:ascii="Times New Roman" w:hAnsi="Times New Roman" w:cs="Times New Roman"/>
        </w:rPr>
        <w:t xml:space="preserve">Texture and fine details of the note </w:t>
      </w:r>
    </w:p>
    <w:p w14:paraId="1D815D69" w14:textId="77777777" w:rsidR="00686B41" w:rsidRPr="00686B41" w:rsidRDefault="00686B41" w:rsidP="000C7836">
      <w:pPr>
        <w:numPr>
          <w:ilvl w:val="0"/>
          <w:numId w:val="39"/>
        </w:numPr>
        <w:spacing w:line="360" w:lineRule="auto"/>
        <w:jc w:val="both"/>
        <w:rPr>
          <w:rFonts w:ascii="Times New Roman" w:hAnsi="Times New Roman" w:cs="Times New Roman"/>
        </w:rPr>
      </w:pPr>
      <w:r w:rsidRPr="00686B41">
        <w:rPr>
          <w:rFonts w:ascii="Times New Roman" w:hAnsi="Times New Roman" w:cs="Times New Roman"/>
        </w:rPr>
        <w:t xml:space="preserve">Edges and contours of printed elements </w:t>
      </w:r>
    </w:p>
    <w:p w14:paraId="06E93421" w14:textId="77777777" w:rsidR="00686B41" w:rsidRPr="00686B41" w:rsidRDefault="00686B41" w:rsidP="00686B41">
      <w:pPr>
        <w:spacing w:line="360" w:lineRule="auto"/>
        <w:jc w:val="both"/>
        <w:rPr>
          <w:rFonts w:ascii="Times New Roman" w:hAnsi="Times New Roman" w:cs="Times New Roman"/>
        </w:rPr>
      </w:pPr>
      <w:r w:rsidRPr="00686B41">
        <w:rPr>
          <w:rFonts w:ascii="Times New Roman" w:hAnsi="Times New Roman" w:cs="Times New Roman"/>
          <w:b/>
          <w:bCs/>
        </w:rPr>
        <w:t>Techniques used:</w:t>
      </w:r>
    </w:p>
    <w:p w14:paraId="3B818532" w14:textId="77777777" w:rsidR="00686B41" w:rsidRPr="00686B41" w:rsidRDefault="00686B41" w:rsidP="000C7836">
      <w:pPr>
        <w:numPr>
          <w:ilvl w:val="0"/>
          <w:numId w:val="40"/>
        </w:numPr>
        <w:spacing w:line="360" w:lineRule="auto"/>
        <w:jc w:val="both"/>
        <w:rPr>
          <w:rFonts w:ascii="Times New Roman" w:hAnsi="Times New Roman" w:cs="Times New Roman"/>
        </w:rPr>
      </w:pPr>
      <w:r w:rsidRPr="00686B41">
        <w:rPr>
          <w:rFonts w:ascii="Times New Roman" w:hAnsi="Times New Roman" w:cs="Times New Roman"/>
        </w:rPr>
        <w:t xml:space="preserve">Edge detection (Canny edge detector) </w:t>
      </w:r>
    </w:p>
    <w:p w14:paraId="72DF9345" w14:textId="77777777" w:rsidR="00686B41" w:rsidRPr="00686B41" w:rsidRDefault="00686B41" w:rsidP="000C7836">
      <w:pPr>
        <w:numPr>
          <w:ilvl w:val="0"/>
          <w:numId w:val="40"/>
        </w:numPr>
        <w:spacing w:line="360" w:lineRule="auto"/>
        <w:jc w:val="both"/>
        <w:rPr>
          <w:rFonts w:ascii="Times New Roman" w:hAnsi="Times New Roman" w:cs="Times New Roman"/>
        </w:rPr>
      </w:pPr>
      <w:r w:rsidRPr="00686B41">
        <w:rPr>
          <w:rFonts w:ascii="Times New Roman" w:hAnsi="Times New Roman" w:cs="Times New Roman"/>
        </w:rPr>
        <w:t xml:space="preserve">Texture analysis </w:t>
      </w:r>
    </w:p>
    <w:p w14:paraId="0621C28B" w14:textId="77777777" w:rsidR="00686B41" w:rsidRDefault="00686B41" w:rsidP="000C7836">
      <w:pPr>
        <w:numPr>
          <w:ilvl w:val="0"/>
          <w:numId w:val="40"/>
        </w:numPr>
        <w:spacing w:line="360" w:lineRule="auto"/>
        <w:jc w:val="both"/>
        <w:rPr>
          <w:rFonts w:ascii="Times New Roman" w:hAnsi="Times New Roman" w:cs="Times New Roman"/>
        </w:rPr>
      </w:pPr>
      <w:proofErr w:type="spellStart"/>
      <w:r w:rsidRPr="00686B41">
        <w:rPr>
          <w:rFonts w:ascii="Times New Roman" w:hAnsi="Times New Roman" w:cs="Times New Roman"/>
        </w:rPr>
        <w:t>Keypoint</w:t>
      </w:r>
      <w:proofErr w:type="spellEnd"/>
      <w:r w:rsidRPr="00686B41">
        <w:rPr>
          <w:rFonts w:ascii="Times New Roman" w:hAnsi="Times New Roman" w:cs="Times New Roman"/>
        </w:rPr>
        <w:t xml:space="preserve"> detection methods (like ORB/SIFT)</w:t>
      </w:r>
    </w:p>
    <w:p w14:paraId="2C7100C4" w14:textId="77777777" w:rsidR="00422ED1" w:rsidRDefault="00422ED1" w:rsidP="00422ED1">
      <w:pPr>
        <w:spacing w:line="360" w:lineRule="auto"/>
        <w:jc w:val="both"/>
        <w:rPr>
          <w:rFonts w:ascii="Times New Roman" w:hAnsi="Times New Roman" w:cs="Times New Roman"/>
        </w:rPr>
      </w:pPr>
    </w:p>
    <w:p w14:paraId="6CEECB44" w14:textId="0E720E82" w:rsidR="00174E95" w:rsidRPr="00174E95" w:rsidRDefault="00174E95" w:rsidP="00174E95">
      <w:pPr>
        <w:spacing w:line="360" w:lineRule="auto"/>
        <w:jc w:val="both"/>
        <w:rPr>
          <w:rFonts w:ascii="Times New Roman" w:hAnsi="Times New Roman" w:cs="Times New Roman"/>
          <w:b/>
          <w:bCs/>
        </w:rPr>
      </w:pPr>
      <w:r w:rsidRPr="00174E95">
        <w:rPr>
          <w:rFonts w:ascii="Times New Roman" w:hAnsi="Times New Roman" w:cs="Times New Roman"/>
          <w:b/>
          <w:bCs/>
        </w:rPr>
        <w:t>MODEL T</w:t>
      </w:r>
      <w:r w:rsidR="00D9287C">
        <w:rPr>
          <w:rFonts w:ascii="Times New Roman" w:hAnsi="Times New Roman" w:cs="Times New Roman"/>
          <w:b/>
          <w:bCs/>
        </w:rPr>
        <w:t>ra</w:t>
      </w:r>
      <w:r w:rsidR="00461A80">
        <w:rPr>
          <w:rFonts w:ascii="Times New Roman" w:hAnsi="Times New Roman" w:cs="Times New Roman"/>
          <w:b/>
          <w:bCs/>
        </w:rPr>
        <w:t xml:space="preserve">ining </w:t>
      </w:r>
      <w:r w:rsidRPr="00174E95">
        <w:rPr>
          <w:rFonts w:ascii="Times New Roman" w:hAnsi="Times New Roman" w:cs="Times New Roman"/>
          <w:b/>
          <w:bCs/>
        </w:rPr>
        <w:t>M</w:t>
      </w:r>
      <w:r w:rsidR="00D9287C">
        <w:rPr>
          <w:rFonts w:ascii="Times New Roman" w:hAnsi="Times New Roman" w:cs="Times New Roman"/>
          <w:b/>
          <w:bCs/>
        </w:rPr>
        <w:t>odule</w:t>
      </w:r>
    </w:p>
    <w:p w14:paraId="1FF8DA2E" w14:textId="77777777" w:rsidR="00174E95" w:rsidRDefault="00174E95" w:rsidP="00174E95">
      <w:pPr>
        <w:spacing w:line="360" w:lineRule="auto"/>
        <w:jc w:val="both"/>
        <w:rPr>
          <w:rFonts w:ascii="Times New Roman" w:hAnsi="Times New Roman" w:cs="Times New Roman"/>
        </w:rPr>
      </w:pPr>
      <w:r w:rsidRPr="00174E95">
        <w:rPr>
          <w:rFonts w:ascii="Times New Roman" w:hAnsi="Times New Roman" w:cs="Times New Roman"/>
        </w:rPr>
        <w:t xml:space="preserve">The Model Training Module is a crucial part of the fake currency detection system. It is responsible for teaching the machine learning model how to differentiate between real and counterfeit currency notes by learning from a </w:t>
      </w:r>
      <w:proofErr w:type="spellStart"/>
      <w:r w:rsidRPr="00174E95">
        <w:rPr>
          <w:rFonts w:ascii="Times New Roman" w:hAnsi="Times New Roman" w:cs="Times New Roman"/>
        </w:rPr>
        <w:t>labeled</w:t>
      </w:r>
      <w:proofErr w:type="spellEnd"/>
      <w:r w:rsidRPr="00174E95">
        <w:rPr>
          <w:rFonts w:ascii="Times New Roman" w:hAnsi="Times New Roman" w:cs="Times New Roman"/>
        </w:rPr>
        <w:t xml:space="preserve"> dataset. The performance and accuracy of the entire system largely depend on how effectively this module is implemented.</w:t>
      </w:r>
    </w:p>
    <w:p w14:paraId="79CB487C" w14:textId="77777777" w:rsidR="009439D8" w:rsidRPr="00174E95" w:rsidRDefault="009439D8" w:rsidP="00174E95">
      <w:pPr>
        <w:spacing w:line="360" w:lineRule="auto"/>
        <w:jc w:val="both"/>
        <w:rPr>
          <w:rFonts w:ascii="Times New Roman" w:hAnsi="Times New Roman" w:cs="Times New Roman"/>
        </w:rPr>
      </w:pPr>
    </w:p>
    <w:p w14:paraId="079251FC" w14:textId="45F0CCFC" w:rsidR="00194BAE" w:rsidRPr="00194BAE" w:rsidRDefault="00194BAE" w:rsidP="00194BAE">
      <w:pPr>
        <w:spacing w:line="360" w:lineRule="auto"/>
        <w:jc w:val="both"/>
        <w:rPr>
          <w:rFonts w:ascii="Times New Roman" w:hAnsi="Times New Roman" w:cs="Times New Roman"/>
          <w:b/>
          <w:bCs/>
        </w:rPr>
      </w:pPr>
      <w:r>
        <w:rPr>
          <w:rFonts w:ascii="Times New Roman" w:hAnsi="Times New Roman" w:cs="Times New Roman"/>
          <w:b/>
          <w:bCs/>
        </w:rPr>
        <w:t xml:space="preserve"> </w:t>
      </w:r>
      <w:r w:rsidRPr="00194BAE">
        <w:rPr>
          <w:rFonts w:ascii="Times New Roman" w:hAnsi="Times New Roman" w:cs="Times New Roman"/>
          <w:b/>
          <w:bCs/>
        </w:rPr>
        <w:t>Purpose of the Module</w:t>
      </w:r>
    </w:p>
    <w:p w14:paraId="135FEB5E" w14:textId="77777777" w:rsidR="00194BAE" w:rsidRPr="00194BAE" w:rsidRDefault="00194BAE" w:rsidP="000C7836">
      <w:pPr>
        <w:numPr>
          <w:ilvl w:val="0"/>
          <w:numId w:val="44"/>
        </w:numPr>
        <w:spacing w:line="360" w:lineRule="auto"/>
        <w:jc w:val="both"/>
        <w:rPr>
          <w:rFonts w:ascii="Times New Roman" w:hAnsi="Times New Roman" w:cs="Times New Roman"/>
        </w:rPr>
      </w:pPr>
      <w:r w:rsidRPr="00194BAE">
        <w:rPr>
          <w:rFonts w:ascii="Times New Roman" w:hAnsi="Times New Roman" w:cs="Times New Roman"/>
        </w:rPr>
        <w:t xml:space="preserve">To train a machine learning model using </w:t>
      </w:r>
      <w:proofErr w:type="spellStart"/>
      <w:r w:rsidRPr="00194BAE">
        <w:rPr>
          <w:rFonts w:ascii="Times New Roman" w:hAnsi="Times New Roman" w:cs="Times New Roman"/>
        </w:rPr>
        <w:t>labeled</w:t>
      </w:r>
      <w:proofErr w:type="spellEnd"/>
      <w:r w:rsidRPr="00194BAE">
        <w:rPr>
          <w:rFonts w:ascii="Times New Roman" w:hAnsi="Times New Roman" w:cs="Times New Roman"/>
        </w:rPr>
        <w:t xml:space="preserve"> currency images </w:t>
      </w:r>
    </w:p>
    <w:p w14:paraId="61D53F2D" w14:textId="77777777" w:rsidR="00194BAE" w:rsidRPr="00194BAE" w:rsidRDefault="00194BAE" w:rsidP="000C7836">
      <w:pPr>
        <w:numPr>
          <w:ilvl w:val="0"/>
          <w:numId w:val="44"/>
        </w:numPr>
        <w:spacing w:line="360" w:lineRule="auto"/>
        <w:jc w:val="both"/>
        <w:rPr>
          <w:rFonts w:ascii="Times New Roman" w:hAnsi="Times New Roman" w:cs="Times New Roman"/>
        </w:rPr>
      </w:pPr>
      <w:r w:rsidRPr="00194BAE">
        <w:rPr>
          <w:rFonts w:ascii="Times New Roman" w:hAnsi="Times New Roman" w:cs="Times New Roman"/>
        </w:rPr>
        <w:t xml:space="preserve">To learn distinguishing patterns and features of real and fake notes </w:t>
      </w:r>
    </w:p>
    <w:p w14:paraId="39213CC8" w14:textId="5BFE1EC7" w:rsidR="0014004B" w:rsidRPr="00700670" w:rsidRDefault="00194BAE" w:rsidP="000C7836">
      <w:pPr>
        <w:numPr>
          <w:ilvl w:val="0"/>
          <w:numId w:val="44"/>
        </w:numPr>
        <w:spacing w:line="360" w:lineRule="auto"/>
        <w:jc w:val="both"/>
        <w:rPr>
          <w:rFonts w:ascii="Times New Roman" w:hAnsi="Times New Roman" w:cs="Times New Roman"/>
        </w:rPr>
      </w:pPr>
      <w:r w:rsidRPr="00194BAE">
        <w:rPr>
          <w:rFonts w:ascii="Times New Roman" w:hAnsi="Times New Roman" w:cs="Times New Roman"/>
        </w:rPr>
        <w:t>To generate a trained model that can be used for prediction in the classification phase</w:t>
      </w:r>
    </w:p>
    <w:p w14:paraId="6EC7F2F7" w14:textId="345EA10E" w:rsidR="00522252" w:rsidRPr="00522252" w:rsidRDefault="00522252" w:rsidP="00522252">
      <w:pPr>
        <w:spacing w:line="360" w:lineRule="auto"/>
        <w:jc w:val="both"/>
        <w:rPr>
          <w:rFonts w:ascii="Times New Roman" w:hAnsi="Times New Roman" w:cs="Times New Roman"/>
          <w:b/>
          <w:bCs/>
        </w:rPr>
      </w:pPr>
      <w:proofErr w:type="gramStart"/>
      <w:r w:rsidRPr="00522252">
        <w:rPr>
          <w:rFonts w:ascii="Times New Roman" w:hAnsi="Times New Roman" w:cs="Times New Roman"/>
          <w:b/>
          <w:bCs/>
        </w:rPr>
        <w:t>C</w:t>
      </w:r>
      <w:r w:rsidR="00D9287C">
        <w:rPr>
          <w:rFonts w:ascii="Times New Roman" w:hAnsi="Times New Roman" w:cs="Times New Roman"/>
          <w:b/>
          <w:bCs/>
        </w:rPr>
        <w:t xml:space="preserve">lassification </w:t>
      </w:r>
      <w:r w:rsidRPr="00522252">
        <w:rPr>
          <w:rFonts w:ascii="Times New Roman" w:hAnsi="Times New Roman" w:cs="Times New Roman"/>
          <w:b/>
          <w:bCs/>
        </w:rPr>
        <w:t xml:space="preserve"> M</w:t>
      </w:r>
      <w:r w:rsidR="00CB6642">
        <w:rPr>
          <w:rFonts w:ascii="Times New Roman" w:hAnsi="Times New Roman" w:cs="Times New Roman"/>
          <w:b/>
          <w:bCs/>
        </w:rPr>
        <w:t>odule</w:t>
      </w:r>
      <w:proofErr w:type="gramEnd"/>
    </w:p>
    <w:p w14:paraId="07C0E731" w14:textId="77777777" w:rsidR="00522252" w:rsidRPr="00522252" w:rsidRDefault="00522252" w:rsidP="00522252">
      <w:pPr>
        <w:spacing w:line="360" w:lineRule="auto"/>
        <w:jc w:val="both"/>
        <w:rPr>
          <w:rFonts w:ascii="Times New Roman" w:hAnsi="Times New Roman" w:cs="Times New Roman"/>
        </w:rPr>
      </w:pPr>
      <w:r w:rsidRPr="00522252">
        <w:rPr>
          <w:rFonts w:ascii="Times New Roman" w:hAnsi="Times New Roman" w:cs="Times New Roman"/>
        </w:rPr>
        <w:lastRenderedPageBreak/>
        <w:t>This is the core module of the system where the actual decision is made.</w:t>
      </w:r>
    </w:p>
    <w:p w14:paraId="0E720737" w14:textId="77777777" w:rsidR="00522252" w:rsidRPr="00522252" w:rsidRDefault="00522252" w:rsidP="00522252">
      <w:pPr>
        <w:spacing w:line="360" w:lineRule="auto"/>
        <w:jc w:val="both"/>
        <w:rPr>
          <w:rFonts w:ascii="Times New Roman" w:hAnsi="Times New Roman" w:cs="Times New Roman"/>
        </w:rPr>
      </w:pPr>
      <w:r w:rsidRPr="00522252">
        <w:rPr>
          <w:rFonts w:ascii="Times New Roman" w:hAnsi="Times New Roman" w:cs="Times New Roman"/>
          <w:b/>
          <w:bCs/>
        </w:rPr>
        <w:t>Working:</w:t>
      </w:r>
    </w:p>
    <w:p w14:paraId="478B763D" w14:textId="77777777" w:rsidR="00522252" w:rsidRPr="00522252" w:rsidRDefault="00522252" w:rsidP="000C7836">
      <w:pPr>
        <w:numPr>
          <w:ilvl w:val="0"/>
          <w:numId w:val="41"/>
        </w:numPr>
        <w:spacing w:line="360" w:lineRule="auto"/>
        <w:jc w:val="both"/>
        <w:rPr>
          <w:rFonts w:ascii="Times New Roman" w:hAnsi="Times New Roman" w:cs="Times New Roman"/>
        </w:rPr>
      </w:pPr>
      <w:r w:rsidRPr="00522252">
        <w:rPr>
          <w:rFonts w:ascii="Times New Roman" w:hAnsi="Times New Roman" w:cs="Times New Roman"/>
        </w:rPr>
        <w:t xml:space="preserve">The extracted features are given as input to trained machine learning models </w:t>
      </w:r>
    </w:p>
    <w:p w14:paraId="4C43D0E9" w14:textId="77777777" w:rsidR="00522252" w:rsidRPr="00522252" w:rsidRDefault="00522252" w:rsidP="000C7836">
      <w:pPr>
        <w:numPr>
          <w:ilvl w:val="0"/>
          <w:numId w:val="41"/>
        </w:numPr>
        <w:spacing w:line="360" w:lineRule="auto"/>
        <w:jc w:val="both"/>
        <w:rPr>
          <w:rFonts w:ascii="Times New Roman" w:hAnsi="Times New Roman" w:cs="Times New Roman"/>
        </w:rPr>
      </w:pPr>
      <w:r w:rsidRPr="00522252">
        <w:rPr>
          <w:rFonts w:ascii="Times New Roman" w:hAnsi="Times New Roman" w:cs="Times New Roman"/>
        </w:rPr>
        <w:t xml:space="preserve">The models compare input features with previously learned patterns </w:t>
      </w:r>
    </w:p>
    <w:p w14:paraId="60B250CF" w14:textId="77777777" w:rsidR="00522252" w:rsidRPr="00522252" w:rsidRDefault="00522252" w:rsidP="00522252">
      <w:pPr>
        <w:spacing w:line="360" w:lineRule="auto"/>
        <w:jc w:val="both"/>
        <w:rPr>
          <w:rFonts w:ascii="Times New Roman" w:hAnsi="Times New Roman" w:cs="Times New Roman"/>
        </w:rPr>
      </w:pPr>
      <w:r w:rsidRPr="00522252">
        <w:rPr>
          <w:rFonts w:ascii="Times New Roman" w:hAnsi="Times New Roman" w:cs="Times New Roman"/>
          <w:b/>
          <w:bCs/>
        </w:rPr>
        <w:t>Algorithms used:</w:t>
      </w:r>
    </w:p>
    <w:p w14:paraId="33D3110F" w14:textId="77777777" w:rsidR="00522252" w:rsidRPr="00522252" w:rsidRDefault="00522252" w:rsidP="000C7836">
      <w:pPr>
        <w:numPr>
          <w:ilvl w:val="0"/>
          <w:numId w:val="42"/>
        </w:numPr>
        <w:spacing w:line="360" w:lineRule="auto"/>
        <w:jc w:val="both"/>
        <w:rPr>
          <w:rFonts w:ascii="Times New Roman" w:hAnsi="Times New Roman" w:cs="Times New Roman"/>
        </w:rPr>
      </w:pPr>
      <w:r w:rsidRPr="00522252">
        <w:rPr>
          <w:rFonts w:ascii="Times New Roman" w:hAnsi="Times New Roman" w:cs="Times New Roman"/>
          <w:b/>
          <w:bCs/>
        </w:rPr>
        <w:t>Support Vector Machine (SVM):</w:t>
      </w:r>
      <w:r w:rsidRPr="00522252">
        <w:rPr>
          <w:rFonts w:ascii="Times New Roman" w:hAnsi="Times New Roman" w:cs="Times New Roman"/>
        </w:rPr>
        <w:t xml:space="preserve"> Finds the best boundary to separate real and fake notes </w:t>
      </w:r>
    </w:p>
    <w:p w14:paraId="43422997" w14:textId="77777777" w:rsidR="00522252" w:rsidRPr="00522252" w:rsidRDefault="00522252" w:rsidP="000C7836">
      <w:pPr>
        <w:numPr>
          <w:ilvl w:val="0"/>
          <w:numId w:val="42"/>
        </w:numPr>
        <w:spacing w:line="360" w:lineRule="auto"/>
        <w:jc w:val="both"/>
        <w:rPr>
          <w:rFonts w:ascii="Times New Roman" w:hAnsi="Times New Roman" w:cs="Times New Roman"/>
        </w:rPr>
      </w:pPr>
      <w:r w:rsidRPr="00522252">
        <w:rPr>
          <w:rFonts w:ascii="Times New Roman" w:hAnsi="Times New Roman" w:cs="Times New Roman"/>
          <w:b/>
          <w:bCs/>
        </w:rPr>
        <w:t xml:space="preserve">K-Nearest </w:t>
      </w:r>
      <w:proofErr w:type="spellStart"/>
      <w:r w:rsidRPr="00522252">
        <w:rPr>
          <w:rFonts w:ascii="Times New Roman" w:hAnsi="Times New Roman" w:cs="Times New Roman"/>
          <w:b/>
          <w:bCs/>
        </w:rPr>
        <w:t>Neighbors</w:t>
      </w:r>
      <w:proofErr w:type="spellEnd"/>
      <w:r w:rsidRPr="00522252">
        <w:rPr>
          <w:rFonts w:ascii="Times New Roman" w:hAnsi="Times New Roman" w:cs="Times New Roman"/>
          <w:b/>
          <w:bCs/>
        </w:rPr>
        <w:t xml:space="preserve"> (KNN):</w:t>
      </w:r>
      <w:r w:rsidRPr="00522252">
        <w:rPr>
          <w:rFonts w:ascii="Times New Roman" w:hAnsi="Times New Roman" w:cs="Times New Roman"/>
        </w:rPr>
        <w:t xml:space="preserve"> Classifies based on similarity with nearby data points </w:t>
      </w:r>
    </w:p>
    <w:p w14:paraId="7B2373D2" w14:textId="277949C5" w:rsidR="00522252" w:rsidRDefault="00522252" w:rsidP="000C7836">
      <w:pPr>
        <w:numPr>
          <w:ilvl w:val="0"/>
          <w:numId w:val="42"/>
        </w:numPr>
        <w:spacing w:line="360" w:lineRule="auto"/>
        <w:jc w:val="both"/>
        <w:rPr>
          <w:rFonts w:ascii="Times New Roman" w:hAnsi="Times New Roman" w:cs="Times New Roman"/>
        </w:rPr>
      </w:pPr>
      <w:r w:rsidRPr="00522252">
        <w:rPr>
          <w:rFonts w:ascii="Times New Roman" w:hAnsi="Times New Roman" w:cs="Times New Roman"/>
          <w:b/>
          <w:bCs/>
        </w:rPr>
        <w:t>Convolutional Neural Network (CNN):</w:t>
      </w:r>
      <w:r w:rsidRPr="00522252">
        <w:rPr>
          <w:rFonts w:ascii="Times New Roman" w:hAnsi="Times New Roman" w:cs="Times New Roman"/>
        </w:rPr>
        <w:t xml:space="preserve"> Automatically learns deep features from images</w:t>
      </w:r>
    </w:p>
    <w:p w14:paraId="3ECC543A" w14:textId="77777777" w:rsidR="009439D8" w:rsidRPr="009439D8" w:rsidRDefault="009439D8" w:rsidP="009439D8">
      <w:pPr>
        <w:spacing w:line="360" w:lineRule="auto"/>
        <w:jc w:val="both"/>
        <w:rPr>
          <w:rFonts w:ascii="Times New Roman" w:hAnsi="Times New Roman" w:cs="Times New Roman"/>
        </w:rPr>
      </w:pPr>
    </w:p>
    <w:p w14:paraId="22C4BA86" w14:textId="202336BA" w:rsidR="008F3E23" w:rsidRPr="008F3E23" w:rsidRDefault="008004B1" w:rsidP="008F3E23">
      <w:pPr>
        <w:spacing w:line="360" w:lineRule="auto"/>
        <w:jc w:val="both"/>
        <w:rPr>
          <w:rFonts w:ascii="Times New Roman" w:hAnsi="Times New Roman" w:cs="Times New Roman"/>
          <w:b/>
          <w:bCs/>
        </w:rPr>
      </w:pPr>
      <w:r>
        <w:rPr>
          <w:rFonts w:ascii="Times New Roman" w:hAnsi="Times New Roman" w:cs="Times New Roman"/>
          <w:b/>
          <w:bCs/>
        </w:rPr>
        <w:t xml:space="preserve">Result </w:t>
      </w:r>
      <w:proofErr w:type="gramStart"/>
      <w:r>
        <w:rPr>
          <w:rFonts w:ascii="Times New Roman" w:hAnsi="Times New Roman" w:cs="Times New Roman"/>
          <w:b/>
          <w:bCs/>
        </w:rPr>
        <w:t xml:space="preserve">Display </w:t>
      </w:r>
      <w:r w:rsidR="008F3E23" w:rsidRPr="008F3E23">
        <w:rPr>
          <w:rFonts w:ascii="Times New Roman" w:hAnsi="Times New Roman" w:cs="Times New Roman"/>
          <w:b/>
          <w:bCs/>
        </w:rPr>
        <w:t xml:space="preserve"> M</w:t>
      </w:r>
      <w:r w:rsidR="00CB6642">
        <w:rPr>
          <w:rFonts w:ascii="Times New Roman" w:hAnsi="Times New Roman" w:cs="Times New Roman"/>
          <w:b/>
          <w:bCs/>
        </w:rPr>
        <w:t>odule</w:t>
      </w:r>
      <w:proofErr w:type="gramEnd"/>
    </w:p>
    <w:p w14:paraId="703467A4" w14:textId="77777777" w:rsidR="008F3E23" w:rsidRPr="008F3E23" w:rsidRDefault="008F3E23" w:rsidP="008F3E23">
      <w:pPr>
        <w:spacing w:line="360" w:lineRule="auto"/>
        <w:jc w:val="both"/>
        <w:rPr>
          <w:rFonts w:ascii="Times New Roman" w:hAnsi="Times New Roman" w:cs="Times New Roman"/>
        </w:rPr>
      </w:pPr>
      <w:r w:rsidRPr="008F3E23">
        <w:rPr>
          <w:rFonts w:ascii="Times New Roman" w:hAnsi="Times New Roman" w:cs="Times New Roman"/>
        </w:rPr>
        <w:t>This module presents the final result to the user in an understandable format.</w:t>
      </w:r>
    </w:p>
    <w:p w14:paraId="2578EAED" w14:textId="77777777" w:rsidR="008F3E23" w:rsidRPr="008F3E23" w:rsidRDefault="008F3E23" w:rsidP="008F3E23">
      <w:pPr>
        <w:spacing w:line="360" w:lineRule="auto"/>
        <w:jc w:val="both"/>
        <w:rPr>
          <w:rFonts w:ascii="Times New Roman" w:hAnsi="Times New Roman" w:cs="Times New Roman"/>
        </w:rPr>
      </w:pPr>
      <w:r w:rsidRPr="008F3E23">
        <w:rPr>
          <w:rFonts w:ascii="Times New Roman" w:hAnsi="Times New Roman" w:cs="Times New Roman"/>
          <w:b/>
          <w:bCs/>
        </w:rPr>
        <w:t>Output includes:</w:t>
      </w:r>
    </w:p>
    <w:p w14:paraId="2AD952C0" w14:textId="77777777" w:rsidR="008F3E23" w:rsidRPr="008F3E23" w:rsidRDefault="008F3E23" w:rsidP="000C7836">
      <w:pPr>
        <w:numPr>
          <w:ilvl w:val="0"/>
          <w:numId w:val="43"/>
        </w:numPr>
        <w:spacing w:line="360" w:lineRule="auto"/>
        <w:jc w:val="both"/>
        <w:rPr>
          <w:rFonts w:ascii="Times New Roman" w:hAnsi="Times New Roman" w:cs="Times New Roman"/>
        </w:rPr>
      </w:pPr>
      <w:r w:rsidRPr="008F3E23">
        <w:rPr>
          <w:rFonts w:ascii="Times New Roman" w:hAnsi="Times New Roman" w:cs="Times New Roman"/>
        </w:rPr>
        <w:t xml:space="preserve">Display of classification result: </w:t>
      </w:r>
    </w:p>
    <w:p w14:paraId="6E48629E" w14:textId="77777777" w:rsidR="008F3E23" w:rsidRPr="008F3E23" w:rsidRDefault="008F3E23" w:rsidP="000C7836">
      <w:pPr>
        <w:numPr>
          <w:ilvl w:val="1"/>
          <w:numId w:val="43"/>
        </w:numPr>
        <w:spacing w:line="360" w:lineRule="auto"/>
        <w:jc w:val="both"/>
        <w:rPr>
          <w:rFonts w:ascii="Times New Roman" w:hAnsi="Times New Roman" w:cs="Times New Roman"/>
        </w:rPr>
      </w:pPr>
      <w:r w:rsidRPr="008F3E23">
        <w:rPr>
          <w:rFonts w:ascii="Times New Roman" w:hAnsi="Times New Roman" w:cs="Times New Roman"/>
          <w:b/>
          <w:bCs/>
        </w:rPr>
        <w:t>REAL CURRENCY DETECTED</w:t>
      </w:r>
      <w:r w:rsidRPr="008F3E23">
        <w:rPr>
          <w:rFonts w:ascii="Times New Roman" w:hAnsi="Times New Roman" w:cs="Times New Roman"/>
        </w:rPr>
        <w:t xml:space="preserve"> </w:t>
      </w:r>
    </w:p>
    <w:p w14:paraId="69FC438D" w14:textId="77777777" w:rsidR="008F3E23" w:rsidRPr="008F3E23" w:rsidRDefault="008F3E23" w:rsidP="000C7836">
      <w:pPr>
        <w:numPr>
          <w:ilvl w:val="1"/>
          <w:numId w:val="43"/>
        </w:numPr>
        <w:spacing w:line="360" w:lineRule="auto"/>
        <w:jc w:val="both"/>
        <w:rPr>
          <w:rFonts w:ascii="Times New Roman" w:hAnsi="Times New Roman" w:cs="Times New Roman"/>
        </w:rPr>
      </w:pPr>
      <w:r w:rsidRPr="008F3E23">
        <w:rPr>
          <w:rFonts w:ascii="Times New Roman" w:hAnsi="Times New Roman" w:cs="Times New Roman"/>
          <w:b/>
          <w:bCs/>
        </w:rPr>
        <w:t>FAKE CURRENCY DETECTED</w:t>
      </w:r>
      <w:r w:rsidRPr="008F3E23">
        <w:rPr>
          <w:rFonts w:ascii="Times New Roman" w:hAnsi="Times New Roman" w:cs="Times New Roman"/>
        </w:rPr>
        <w:t xml:space="preserve"> </w:t>
      </w:r>
    </w:p>
    <w:p w14:paraId="0DB877AE" w14:textId="77777777" w:rsidR="008F3E23" w:rsidRPr="008F3E23" w:rsidRDefault="008F3E23" w:rsidP="000C7836">
      <w:pPr>
        <w:numPr>
          <w:ilvl w:val="0"/>
          <w:numId w:val="43"/>
        </w:numPr>
        <w:spacing w:line="360" w:lineRule="auto"/>
        <w:jc w:val="both"/>
        <w:rPr>
          <w:rFonts w:ascii="Times New Roman" w:hAnsi="Times New Roman" w:cs="Times New Roman"/>
        </w:rPr>
      </w:pPr>
      <w:r w:rsidRPr="008F3E23">
        <w:rPr>
          <w:rFonts w:ascii="Times New Roman" w:hAnsi="Times New Roman" w:cs="Times New Roman"/>
        </w:rPr>
        <w:t xml:space="preserve">Optional display of: </w:t>
      </w:r>
    </w:p>
    <w:p w14:paraId="78D4008F" w14:textId="77777777" w:rsidR="008F3E23" w:rsidRPr="008F3E23" w:rsidRDefault="008F3E23" w:rsidP="000C7836">
      <w:pPr>
        <w:numPr>
          <w:ilvl w:val="1"/>
          <w:numId w:val="43"/>
        </w:numPr>
        <w:spacing w:line="360" w:lineRule="auto"/>
        <w:jc w:val="both"/>
        <w:rPr>
          <w:rFonts w:ascii="Times New Roman" w:hAnsi="Times New Roman" w:cs="Times New Roman"/>
        </w:rPr>
      </w:pPr>
      <w:r w:rsidRPr="008F3E23">
        <w:rPr>
          <w:rFonts w:ascii="Times New Roman" w:hAnsi="Times New Roman" w:cs="Times New Roman"/>
        </w:rPr>
        <w:t xml:space="preserve">Confidence level (e.g., 95% accuracy) </w:t>
      </w:r>
    </w:p>
    <w:p w14:paraId="7826708C" w14:textId="77777777" w:rsidR="008F3E23" w:rsidRPr="008F3E23" w:rsidRDefault="008F3E23" w:rsidP="000C7836">
      <w:pPr>
        <w:numPr>
          <w:ilvl w:val="1"/>
          <w:numId w:val="43"/>
        </w:numPr>
        <w:spacing w:line="360" w:lineRule="auto"/>
        <w:jc w:val="both"/>
        <w:rPr>
          <w:rFonts w:ascii="Times New Roman" w:hAnsi="Times New Roman" w:cs="Times New Roman"/>
        </w:rPr>
      </w:pPr>
      <w:r w:rsidRPr="008F3E23">
        <w:rPr>
          <w:rFonts w:ascii="Times New Roman" w:hAnsi="Times New Roman" w:cs="Times New Roman"/>
        </w:rPr>
        <w:t xml:space="preserve">Processed image </w:t>
      </w:r>
    </w:p>
    <w:p w14:paraId="4F8383B9" w14:textId="2E19884F" w:rsidR="00202C91" w:rsidRDefault="008F3E23" w:rsidP="000C7836">
      <w:pPr>
        <w:numPr>
          <w:ilvl w:val="1"/>
          <w:numId w:val="43"/>
        </w:numPr>
        <w:spacing w:line="360" w:lineRule="auto"/>
        <w:jc w:val="both"/>
        <w:rPr>
          <w:rFonts w:ascii="Times New Roman" w:hAnsi="Times New Roman" w:cs="Times New Roman"/>
        </w:rPr>
      </w:pPr>
      <w:r w:rsidRPr="008F3E23">
        <w:rPr>
          <w:rFonts w:ascii="Times New Roman" w:hAnsi="Times New Roman" w:cs="Times New Roman"/>
        </w:rPr>
        <w:t>Detection time</w:t>
      </w:r>
    </w:p>
    <w:p w14:paraId="116E5DA4" w14:textId="77777777" w:rsidR="009439D8" w:rsidRDefault="009439D8" w:rsidP="009439D8">
      <w:pPr>
        <w:spacing w:line="360" w:lineRule="auto"/>
        <w:jc w:val="both"/>
        <w:rPr>
          <w:rFonts w:ascii="Times New Roman" w:hAnsi="Times New Roman" w:cs="Times New Roman"/>
        </w:rPr>
      </w:pPr>
    </w:p>
    <w:p w14:paraId="0C85257F" w14:textId="77777777" w:rsidR="009439D8" w:rsidRPr="00BC52FB" w:rsidRDefault="009439D8" w:rsidP="009439D8">
      <w:pPr>
        <w:spacing w:line="360" w:lineRule="auto"/>
        <w:jc w:val="both"/>
        <w:rPr>
          <w:rFonts w:ascii="Times New Roman" w:hAnsi="Times New Roman" w:cs="Times New Roman"/>
        </w:rPr>
      </w:pPr>
    </w:p>
    <w:p w14:paraId="3B16FD35" w14:textId="77777777" w:rsidR="00293276" w:rsidRDefault="00293276" w:rsidP="00EE2A65">
      <w:pPr>
        <w:spacing w:line="360" w:lineRule="auto"/>
        <w:jc w:val="center"/>
        <w:rPr>
          <w:rFonts w:ascii="Times New Roman" w:hAnsi="Times New Roman" w:cs="Times New Roman"/>
          <w:b/>
          <w:bCs/>
          <w:sz w:val="28"/>
          <w:szCs w:val="28"/>
        </w:rPr>
      </w:pPr>
    </w:p>
    <w:p w14:paraId="727E5C1D" w14:textId="6311C09C" w:rsidR="00825C2C" w:rsidRPr="00825C2C" w:rsidRDefault="00825C2C" w:rsidP="00EE2A65">
      <w:pPr>
        <w:spacing w:line="360" w:lineRule="auto"/>
        <w:jc w:val="center"/>
        <w:rPr>
          <w:rFonts w:ascii="Times New Roman" w:hAnsi="Times New Roman" w:cs="Times New Roman"/>
          <w:sz w:val="28"/>
          <w:szCs w:val="28"/>
        </w:rPr>
      </w:pPr>
      <w:r w:rsidRPr="00825C2C">
        <w:rPr>
          <w:rFonts w:ascii="Times New Roman" w:hAnsi="Times New Roman" w:cs="Times New Roman"/>
          <w:b/>
          <w:bCs/>
          <w:sz w:val="28"/>
          <w:szCs w:val="28"/>
        </w:rPr>
        <w:lastRenderedPageBreak/>
        <w:t>SYSTEM DESIGN</w:t>
      </w:r>
    </w:p>
    <w:p w14:paraId="5597449E" w14:textId="3CAD375F" w:rsidR="00825C2C" w:rsidRPr="00825C2C" w:rsidRDefault="004B6953" w:rsidP="000D4662">
      <w:pPr>
        <w:spacing w:line="360" w:lineRule="auto"/>
        <w:jc w:val="both"/>
        <w:rPr>
          <w:rFonts w:ascii="Times New Roman" w:hAnsi="Times New Roman" w:cs="Times New Roman"/>
        </w:rPr>
      </w:pPr>
      <w:r w:rsidRPr="004B6953">
        <w:rPr>
          <w:rFonts w:ascii="Times New Roman" w:hAnsi="Times New Roman" w:cs="Times New Roman"/>
        </w:rPr>
        <w:t>The system design describes the structure and workflow of the Transformer-Based Fake Currency Detection System. It explains how the input image is processed through different modules and how the final output is generated.</w:t>
      </w:r>
    </w:p>
    <w:p w14:paraId="273042BB" w14:textId="6C8332B4" w:rsidR="00825C2C" w:rsidRPr="00AD1B7B" w:rsidRDefault="00825C2C" w:rsidP="000D4662">
      <w:pPr>
        <w:spacing w:line="360" w:lineRule="auto"/>
        <w:jc w:val="both"/>
        <w:rPr>
          <w:rFonts w:ascii="Times New Roman" w:hAnsi="Times New Roman" w:cs="Times New Roman"/>
        </w:rPr>
      </w:pPr>
      <w:r w:rsidRPr="00825C2C">
        <w:rPr>
          <w:rFonts w:ascii="Times New Roman" w:hAnsi="Times New Roman" w:cs="Times New Roman"/>
          <w:b/>
          <w:bCs/>
        </w:rPr>
        <w:t>7.1TRANSFORMER-</w:t>
      </w:r>
      <w:r w:rsidR="000B554A">
        <w:rPr>
          <w:rFonts w:ascii="Times New Roman" w:hAnsi="Times New Roman" w:cs="Times New Roman"/>
          <w:b/>
          <w:bCs/>
        </w:rPr>
        <w:t xml:space="preserve"> </w:t>
      </w:r>
      <w:r w:rsidR="00AD1B7B" w:rsidRPr="00AD1B7B">
        <w:rPr>
          <w:rFonts w:ascii="Times New Roman" w:hAnsi="Times New Roman" w:cs="Times New Roman"/>
          <w:b/>
          <w:bCs/>
        </w:rPr>
        <w:t>FAKE</w:t>
      </w:r>
      <w:r w:rsidR="000B554A">
        <w:rPr>
          <w:rFonts w:ascii="Times New Roman" w:hAnsi="Times New Roman" w:cs="Times New Roman"/>
          <w:b/>
          <w:bCs/>
        </w:rPr>
        <w:t xml:space="preserve"> </w:t>
      </w:r>
      <w:r w:rsidR="00AD1B7B" w:rsidRPr="00AD1B7B">
        <w:rPr>
          <w:rFonts w:ascii="Times New Roman" w:hAnsi="Times New Roman" w:cs="Times New Roman"/>
          <w:b/>
          <w:bCs/>
        </w:rPr>
        <w:t>CURRENCY DETECTION USING MACHINE LEARNING</w:t>
      </w:r>
    </w:p>
    <w:p w14:paraId="3D60B0B4" w14:textId="77777777" w:rsidR="00AF5056" w:rsidRPr="00AF5056" w:rsidRDefault="00AF5056" w:rsidP="000C142F">
      <w:pPr>
        <w:spacing w:line="360" w:lineRule="auto"/>
        <w:jc w:val="both"/>
        <w:rPr>
          <w:rFonts w:ascii="Times New Roman" w:hAnsi="Times New Roman" w:cs="Times New Roman"/>
          <w:b/>
          <w:bCs/>
        </w:rPr>
      </w:pPr>
      <w:r w:rsidRPr="00AF5056">
        <w:rPr>
          <w:rFonts w:ascii="Times New Roman" w:hAnsi="Times New Roman" w:cs="Times New Roman"/>
          <w:b/>
          <w:bCs/>
        </w:rPr>
        <w:t>1. INPUT LAYER</w:t>
      </w:r>
    </w:p>
    <w:p w14:paraId="4167B25F" w14:textId="77777777" w:rsidR="00AF5056" w:rsidRPr="00AF5056" w:rsidRDefault="00AF5056" w:rsidP="000C7836">
      <w:pPr>
        <w:numPr>
          <w:ilvl w:val="0"/>
          <w:numId w:val="1"/>
        </w:numPr>
        <w:spacing w:line="360" w:lineRule="auto"/>
        <w:jc w:val="both"/>
        <w:rPr>
          <w:rFonts w:ascii="Times New Roman" w:hAnsi="Times New Roman" w:cs="Times New Roman"/>
        </w:rPr>
      </w:pPr>
      <w:r w:rsidRPr="00AF5056">
        <w:rPr>
          <w:rFonts w:ascii="Times New Roman" w:hAnsi="Times New Roman" w:cs="Times New Roman"/>
          <w:b/>
          <w:bCs/>
        </w:rPr>
        <w:t>Description:</w:t>
      </w:r>
      <w:r w:rsidRPr="00AF5056">
        <w:rPr>
          <w:rFonts w:ascii="Times New Roman" w:hAnsi="Times New Roman" w:cs="Times New Roman"/>
        </w:rPr>
        <w:br/>
        <w:t>This is the first stage of the system where the currency image is provided.</w:t>
      </w:r>
    </w:p>
    <w:p w14:paraId="4232BD34" w14:textId="77777777" w:rsidR="00AF5056" w:rsidRPr="00AF5056" w:rsidRDefault="00AF5056" w:rsidP="000C7836">
      <w:pPr>
        <w:numPr>
          <w:ilvl w:val="0"/>
          <w:numId w:val="1"/>
        </w:numPr>
        <w:spacing w:line="360" w:lineRule="auto"/>
        <w:jc w:val="both"/>
        <w:rPr>
          <w:rFonts w:ascii="Times New Roman" w:hAnsi="Times New Roman" w:cs="Times New Roman"/>
        </w:rPr>
      </w:pPr>
      <w:r w:rsidRPr="00AF5056">
        <w:rPr>
          <w:rFonts w:ascii="Times New Roman" w:hAnsi="Times New Roman" w:cs="Times New Roman"/>
          <w:b/>
          <w:bCs/>
        </w:rPr>
        <w:t>Functions:</w:t>
      </w:r>
    </w:p>
    <w:p w14:paraId="2F9153CD" w14:textId="77777777" w:rsidR="00AF5056" w:rsidRPr="00AF5056" w:rsidRDefault="00AF5056" w:rsidP="000C7836">
      <w:pPr>
        <w:numPr>
          <w:ilvl w:val="0"/>
          <w:numId w:val="1"/>
        </w:numPr>
        <w:spacing w:line="360" w:lineRule="auto"/>
        <w:jc w:val="both"/>
        <w:rPr>
          <w:rFonts w:ascii="Times New Roman" w:hAnsi="Times New Roman" w:cs="Times New Roman"/>
        </w:rPr>
      </w:pPr>
      <w:r w:rsidRPr="00AF5056">
        <w:rPr>
          <w:rFonts w:ascii="Times New Roman" w:hAnsi="Times New Roman" w:cs="Times New Roman"/>
        </w:rPr>
        <w:t xml:space="preserve">Accepts input image from: </w:t>
      </w:r>
    </w:p>
    <w:p w14:paraId="2204E613" w14:textId="4B1B6794" w:rsidR="00AF5056" w:rsidRPr="00AF5056" w:rsidRDefault="00AF5056" w:rsidP="000C7836">
      <w:pPr>
        <w:numPr>
          <w:ilvl w:val="0"/>
          <w:numId w:val="1"/>
        </w:numPr>
        <w:tabs>
          <w:tab w:val="num" w:pos="1440"/>
        </w:tabs>
        <w:spacing w:line="360" w:lineRule="auto"/>
        <w:jc w:val="both"/>
        <w:rPr>
          <w:rFonts w:ascii="Times New Roman" w:hAnsi="Times New Roman" w:cs="Times New Roman"/>
        </w:rPr>
      </w:pPr>
      <w:proofErr w:type="gramStart"/>
      <w:r w:rsidRPr="00AF5056">
        <w:rPr>
          <w:rFonts w:ascii="Times New Roman" w:hAnsi="Times New Roman" w:cs="Times New Roman"/>
        </w:rPr>
        <w:t xml:space="preserve">Camera </w:t>
      </w:r>
      <w:r w:rsidR="000C142F">
        <w:rPr>
          <w:rFonts w:ascii="Times New Roman" w:hAnsi="Times New Roman" w:cs="Times New Roman"/>
        </w:rPr>
        <w:t>,</w:t>
      </w:r>
      <w:proofErr w:type="gramEnd"/>
      <w:r w:rsidR="000C142F">
        <w:rPr>
          <w:rFonts w:ascii="Times New Roman" w:hAnsi="Times New Roman" w:cs="Times New Roman"/>
        </w:rPr>
        <w:t xml:space="preserve"> </w:t>
      </w:r>
      <w:r w:rsidRPr="00AF5056">
        <w:rPr>
          <w:rFonts w:ascii="Times New Roman" w:hAnsi="Times New Roman" w:cs="Times New Roman"/>
        </w:rPr>
        <w:t xml:space="preserve">File </w:t>
      </w:r>
      <w:proofErr w:type="gramStart"/>
      <w:r w:rsidRPr="00AF5056">
        <w:rPr>
          <w:rFonts w:ascii="Times New Roman" w:hAnsi="Times New Roman" w:cs="Times New Roman"/>
        </w:rPr>
        <w:t xml:space="preserve">upload </w:t>
      </w:r>
      <w:r w:rsidR="000C142F">
        <w:rPr>
          <w:rFonts w:ascii="Times New Roman" w:hAnsi="Times New Roman" w:cs="Times New Roman"/>
        </w:rPr>
        <w:t>,</w:t>
      </w:r>
      <w:proofErr w:type="gramEnd"/>
      <w:r w:rsidR="000C142F">
        <w:rPr>
          <w:rFonts w:ascii="Times New Roman" w:hAnsi="Times New Roman" w:cs="Times New Roman"/>
        </w:rPr>
        <w:t xml:space="preserve"> </w:t>
      </w:r>
      <w:proofErr w:type="gramStart"/>
      <w:r w:rsidRPr="00AF5056">
        <w:rPr>
          <w:rFonts w:ascii="Times New Roman" w:hAnsi="Times New Roman" w:cs="Times New Roman"/>
        </w:rPr>
        <w:t>Validates</w:t>
      </w:r>
      <w:proofErr w:type="gramEnd"/>
      <w:r w:rsidRPr="00AF5056">
        <w:rPr>
          <w:rFonts w:ascii="Times New Roman" w:hAnsi="Times New Roman" w:cs="Times New Roman"/>
        </w:rPr>
        <w:t xml:space="preserve"> image format (JPG, PNG</w:t>
      </w:r>
      <w:proofErr w:type="gramStart"/>
      <w:r w:rsidRPr="00AF5056">
        <w:rPr>
          <w:rFonts w:ascii="Times New Roman" w:hAnsi="Times New Roman" w:cs="Times New Roman"/>
        </w:rPr>
        <w:t xml:space="preserve">) </w:t>
      </w:r>
      <w:r w:rsidR="000C142F">
        <w:rPr>
          <w:rFonts w:ascii="Times New Roman" w:hAnsi="Times New Roman" w:cs="Times New Roman"/>
        </w:rPr>
        <w:t>,</w:t>
      </w:r>
      <w:r w:rsidRPr="00AF5056">
        <w:rPr>
          <w:rFonts w:ascii="Times New Roman" w:hAnsi="Times New Roman" w:cs="Times New Roman"/>
        </w:rPr>
        <w:t>Ensures</w:t>
      </w:r>
      <w:proofErr w:type="gramEnd"/>
      <w:r w:rsidRPr="00AF5056">
        <w:rPr>
          <w:rFonts w:ascii="Times New Roman" w:hAnsi="Times New Roman" w:cs="Times New Roman"/>
        </w:rPr>
        <w:t xml:space="preserve"> image clarity and resolution </w:t>
      </w:r>
    </w:p>
    <w:p w14:paraId="30FB1E33" w14:textId="77777777" w:rsidR="00AF5056" w:rsidRPr="00AF5056" w:rsidRDefault="00AF5056" w:rsidP="000C7836">
      <w:pPr>
        <w:numPr>
          <w:ilvl w:val="0"/>
          <w:numId w:val="1"/>
        </w:numPr>
        <w:spacing w:line="360" w:lineRule="auto"/>
        <w:jc w:val="both"/>
        <w:rPr>
          <w:rFonts w:ascii="Times New Roman" w:hAnsi="Times New Roman" w:cs="Times New Roman"/>
        </w:rPr>
      </w:pPr>
      <w:r w:rsidRPr="00AF5056">
        <w:rPr>
          <w:rFonts w:ascii="Times New Roman" w:hAnsi="Times New Roman" w:cs="Times New Roman"/>
          <w:b/>
          <w:bCs/>
        </w:rPr>
        <w:t>Output:</w:t>
      </w:r>
      <w:r w:rsidRPr="00AF5056">
        <w:rPr>
          <w:rFonts w:ascii="Times New Roman" w:hAnsi="Times New Roman" w:cs="Times New Roman"/>
        </w:rPr>
        <w:br/>
        <w:t>Validated image is passed to preprocessing layer</w:t>
      </w:r>
    </w:p>
    <w:p w14:paraId="6F40AE58" w14:textId="77777777" w:rsidR="00566284" w:rsidRPr="00566284" w:rsidRDefault="00566284" w:rsidP="00566284">
      <w:pPr>
        <w:spacing w:line="360" w:lineRule="auto"/>
        <w:jc w:val="both"/>
        <w:rPr>
          <w:rFonts w:ascii="Times New Roman" w:hAnsi="Times New Roman" w:cs="Times New Roman"/>
          <w:b/>
          <w:bCs/>
        </w:rPr>
      </w:pPr>
      <w:r w:rsidRPr="00566284">
        <w:rPr>
          <w:rFonts w:ascii="Times New Roman" w:hAnsi="Times New Roman" w:cs="Times New Roman"/>
          <w:b/>
          <w:bCs/>
        </w:rPr>
        <w:t>2. PREPROCESSING LAYER</w:t>
      </w:r>
    </w:p>
    <w:p w14:paraId="1F6D546A" w14:textId="77777777" w:rsidR="00566284" w:rsidRPr="00566284" w:rsidRDefault="00566284" w:rsidP="00566284">
      <w:pPr>
        <w:spacing w:line="360" w:lineRule="auto"/>
        <w:ind w:left="360"/>
        <w:jc w:val="both"/>
        <w:rPr>
          <w:rFonts w:ascii="Times New Roman" w:hAnsi="Times New Roman" w:cs="Times New Roman"/>
        </w:rPr>
      </w:pPr>
      <w:r w:rsidRPr="00566284">
        <w:rPr>
          <w:rFonts w:ascii="Times New Roman" w:hAnsi="Times New Roman" w:cs="Times New Roman"/>
          <w:b/>
          <w:bCs/>
        </w:rPr>
        <w:t>Description:</w:t>
      </w:r>
      <w:r w:rsidRPr="00566284">
        <w:rPr>
          <w:rFonts w:ascii="Times New Roman" w:hAnsi="Times New Roman" w:cs="Times New Roman"/>
        </w:rPr>
        <w:br/>
        <w:t>This layer prepares the image for transformer processing by standardizing it.</w:t>
      </w:r>
    </w:p>
    <w:p w14:paraId="404C3675" w14:textId="77777777" w:rsidR="00566284" w:rsidRPr="00566284" w:rsidRDefault="00566284" w:rsidP="00566284">
      <w:pPr>
        <w:spacing w:line="360" w:lineRule="auto"/>
        <w:ind w:left="360"/>
        <w:jc w:val="both"/>
        <w:rPr>
          <w:rFonts w:ascii="Times New Roman" w:hAnsi="Times New Roman" w:cs="Times New Roman"/>
        </w:rPr>
      </w:pPr>
      <w:r w:rsidRPr="00566284">
        <w:rPr>
          <w:rFonts w:ascii="Times New Roman" w:hAnsi="Times New Roman" w:cs="Times New Roman"/>
          <w:b/>
          <w:bCs/>
        </w:rPr>
        <w:t>Functions:</w:t>
      </w:r>
    </w:p>
    <w:p w14:paraId="46D1F913" w14:textId="77777777" w:rsidR="00566284" w:rsidRPr="00566284" w:rsidRDefault="00566284" w:rsidP="000C7836">
      <w:pPr>
        <w:numPr>
          <w:ilvl w:val="0"/>
          <w:numId w:val="51"/>
        </w:numPr>
        <w:spacing w:line="360" w:lineRule="auto"/>
        <w:jc w:val="both"/>
        <w:rPr>
          <w:rFonts w:ascii="Times New Roman" w:hAnsi="Times New Roman" w:cs="Times New Roman"/>
        </w:rPr>
      </w:pPr>
      <w:r w:rsidRPr="00566284">
        <w:rPr>
          <w:rFonts w:ascii="Times New Roman" w:hAnsi="Times New Roman" w:cs="Times New Roman"/>
        </w:rPr>
        <w:t xml:space="preserve">Resize image to fixed dimensions (e.g., 224×224) </w:t>
      </w:r>
    </w:p>
    <w:p w14:paraId="004D2E30" w14:textId="77777777" w:rsidR="00566284" w:rsidRPr="00566284" w:rsidRDefault="00566284" w:rsidP="000C7836">
      <w:pPr>
        <w:numPr>
          <w:ilvl w:val="0"/>
          <w:numId w:val="51"/>
        </w:numPr>
        <w:spacing w:line="360" w:lineRule="auto"/>
        <w:jc w:val="both"/>
        <w:rPr>
          <w:rFonts w:ascii="Times New Roman" w:hAnsi="Times New Roman" w:cs="Times New Roman"/>
        </w:rPr>
      </w:pPr>
      <w:r w:rsidRPr="00566284">
        <w:rPr>
          <w:rFonts w:ascii="Times New Roman" w:hAnsi="Times New Roman" w:cs="Times New Roman"/>
        </w:rPr>
        <w:t xml:space="preserve">Normalize pixel values (0–1 range) </w:t>
      </w:r>
    </w:p>
    <w:p w14:paraId="2BF1AA93" w14:textId="77777777" w:rsidR="00566284" w:rsidRPr="00566284" w:rsidRDefault="00566284" w:rsidP="000C7836">
      <w:pPr>
        <w:numPr>
          <w:ilvl w:val="0"/>
          <w:numId w:val="51"/>
        </w:numPr>
        <w:spacing w:line="360" w:lineRule="auto"/>
        <w:jc w:val="both"/>
        <w:rPr>
          <w:rFonts w:ascii="Times New Roman" w:hAnsi="Times New Roman" w:cs="Times New Roman"/>
        </w:rPr>
      </w:pPr>
      <w:r w:rsidRPr="00566284">
        <w:rPr>
          <w:rFonts w:ascii="Times New Roman" w:hAnsi="Times New Roman" w:cs="Times New Roman"/>
        </w:rPr>
        <w:t xml:space="preserve">Remove noise using filters </w:t>
      </w:r>
    </w:p>
    <w:p w14:paraId="4D3F73DE" w14:textId="77777777" w:rsidR="00566284" w:rsidRPr="00566284" w:rsidRDefault="00566284" w:rsidP="00566284">
      <w:pPr>
        <w:spacing w:line="360" w:lineRule="auto"/>
        <w:ind w:left="360"/>
        <w:jc w:val="both"/>
        <w:rPr>
          <w:rFonts w:ascii="Times New Roman" w:hAnsi="Times New Roman" w:cs="Times New Roman"/>
        </w:rPr>
      </w:pPr>
      <w:r w:rsidRPr="00566284">
        <w:rPr>
          <w:rFonts w:ascii="Times New Roman" w:hAnsi="Times New Roman" w:cs="Times New Roman"/>
          <w:b/>
          <w:bCs/>
        </w:rPr>
        <w:t>Importance:</w:t>
      </w:r>
      <w:r w:rsidRPr="00566284">
        <w:rPr>
          <w:rFonts w:ascii="Times New Roman" w:hAnsi="Times New Roman" w:cs="Times New Roman"/>
        </w:rPr>
        <w:br/>
        <w:t>Ensures consistency in input data and improves model accuracy</w:t>
      </w:r>
    </w:p>
    <w:p w14:paraId="164CEC9C" w14:textId="77777777" w:rsidR="00566284" w:rsidRPr="00566284" w:rsidRDefault="00566284" w:rsidP="00566284">
      <w:pPr>
        <w:spacing w:line="360" w:lineRule="auto"/>
        <w:ind w:left="360"/>
        <w:jc w:val="both"/>
        <w:rPr>
          <w:rFonts w:ascii="Times New Roman" w:hAnsi="Times New Roman" w:cs="Times New Roman"/>
        </w:rPr>
      </w:pPr>
      <w:r w:rsidRPr="00566284">
        <w:rPr>
          <w:rFonts w:ascii="Times New Roman" w:hAnsi="Times New Roman" w:cs="Times New Roman"/>
          <w:b/>
          <w:bCs/>
        </w:rPr>
        <w:t>Output:</w:t>
      </w:r>
      <w:r w:rsidRPr="00566284">
        <w:rPr>
          <w:rFonts w:ascii="Times New Roman" w:hAnsi="Times New Roman" w:cs="Times New Roman"/>
        </w:rPr>
        <w:br/>
        <w:t>Clean and normalized image</w:t>
      </w:r>
    </w:p>
    <w:p w14:paraId="35E88B79" w14:textId="77777777" w:rsidR="006A0039" w:rsidRDefault="006A0039" w:rsidP="006A0039">
      <w:pPr>
        <w:spacing w:line="360" w:lineRule="auto"/>
        <w:jc w:val="both"/>
        <w:rPr>
          <w:rFonts w:ascii="Times New Roman" w:hAnsi="Times New Roman" w:cs="Times New Roman"/>
          <w:b/>
          <w:bCs/>
        </w:rPr>
      </w:pPr>
    </w:p>
    <w:p w14:paraId="4DEEDB6A" w14:textId="2A91C969" w:rsidR="006A0039" w:rsidRPr="006A0039" w:rsidRDefault="006A0039" w:rsidP="006A0039">
      <w:pPr>
        <w:spacing w:line="360" w:lineRule="auto"/>
        <w:jc w:val="both"/>
        <w:rPr>
          <w:rFonts w:ascii="Times New Roman" w:hAnsi="Times New Roman" w:cs="Times New Roman"/>
          <w:b/>
          <w:bCs/>
        </w:rPr>
      </w:pPr>
      <w:r w:rsidRPr="006A0039">
        <w:rPr>
          <w:rFonts w:ascii="Times New Roman" w:hAnsi="Times New Roman" w:cs="Times New Roman"/>
          <w:b/>
          <w:bCs/>
        </w:rPr>
        <w:t>3. PATCH EMBEDDING LAYER</w:t>
      </w:r>
    </w:p>
    <w:p w14:paraId="5F644EA4" w14:textId="77777777" w:rsidR="006A0039" w:rsidRPr="006A0039" w:rsidRDefault="006A0039" w:rsidP="006A0039">
      <w:pPr>
        <w:spacing w:line="360" w:lineRule="auto"/>
        <w:ind w:left="360"/>
        <w:jc w:val="both"/>
        <w:rPr>
          <w:rFonts w:ascii="Times New Roman" w:hAnsi="Times New Roman" w:cs="Times New Roman"/>
        </w:rPr>
      </w:pPr>
      <w:r w:rsidRPr="006A0039">
        <w:rPr>
          <w:rFonts w:ascii="Times New Roman" w:hAnsi="Times New Roman" w:cs="Times New Roman"/>
          <w:b/>
          <w:bCs/>
        </w:rPr>
        <w:t>Description:</w:t>
      </w:r>
      <w:r w:rsidRPr="006A0039">
        <w:rPr>
          <w:rFonts w:ascii="Times New Roman" w:hAnsi="Times New Roman" w:cs="Times New Roman"/>
        </w:rPr>
        <w:br/>
        <w:t>This layer converts the image into a format suitable for transformer input.</w:t>
      </w:r>
    </w:p>
    <w:p w14:paraId="2629E151" w14:textId="77777777" w:rsidR="006A0039" w:rsidRPr="006A0039" w:rsidRDefault="006A0039" w:rsidP="006A0039">
      <w:pPr>
        <w:spacing w:line="360" w:lineRule="auto"/>
        <w:ind w:left="360"/>
        <w:jc w:val="both"/>
        <w:rPr>
          <w:rFonts w:ascii="Times New Roman" w:hAnsi="Times New Roman" w:cs="Times New Roman"/>
        </w:rPr>
      </w:pPr>
      <w:r w:rsidRPr="006A0039">
        <w:rPr>
          <w:rFonts w:ascii="Times New Roman" w:hAnsi="Times New Roman" w:cs="Times New Roman"/>
          <w:b/>
          <w:bCs/>
        </w:rPr>
        <w:t>Working:</w:t>
      </w:r>
    </w:p>
    <w:p w14:paraId="2FB59DF1" w14:textId="77777777" w:rsidR="006A0039" w:rsidRPr="006A0039" w:rsidRDefault="006A0039" w:rsidP="000C7836">
      <w:pPr>
        <w:numPr>
          <w:ilvl w:val="0"/>
          <w:numId w:val="52"/>
        </w:numPr>
        <w:spacing w:line="360" w:lineRule="auto"/>
        <w:jc w:val="both"/>
        <w:rPr>
          <w:rFonts w:ascii="Times New Roman" w:hAnsi="Times New Roman" w:cs="Times New Roman"/>
        </w:rPr>
      </w:pPr>
      <w:r w:rsidRPr="006A0039">
        <w:rPr>
          <w:rFonts w:ascii="Times New Roman" w:hAnsi="Times New Roman" w:cs="Times New Roman"/>
        </w:rPr>
        <w:t xml:space="preserve">Image is divided into equal-sized patches (e.g., 16×16) </w:t>
      </w:r>
    </w:p>
    <w:p w14:paraId="65790542" w14:textId="77777777" w:rsidR="006A0039" w:rsidRPr="006A0039" w:rsidRDefault="006A0039" w:rsidP="000C7836">
      <w:pPr>
        <w:numPr>
          <w:ilvl w:val="0"/>
          <w:numId w:val="52"/>
        </w:numPr>
        <w:spacing w:line="360" w:lineRule="auto"/>
        <w:jc w:val="both"/>
        <w:rPr>
          <w:rFonts w:ascii="Times New Roman" w:hAnsi="Times New Roman" w:cs="Times New Roman"/>
        </w:rPr>
      </w:pPr>
      <w:r w:rsidRPr="006A0039">
        <w:rPr>
          <w:rFonts w:ascii="Times New Roman" w:hAnsi="Times New Roman" w:cs="Times New Roman"/>
        </w:rPr>
        <w:t xml:space="preserve">Each patch is flattened into a vector </w:t>
      </w:r>
    </w:p>
    <w:p w14:paraId="6ECBA597" w14:textId="77777777" w:rsidR="006A0039" w:rsidRPr="006A0039" w:rsidRDefault="006A0039" w:rsidP="000C7836">
      <w:pPr>
        <w:numPr>
          <w:ilvl w:val="0"/>
          <w:numId w:val="52"/>
        </w:numPr>
        <w:spacing w:line="360" w:lineRule="auto"/>
        <w:jc w:val="both"/>
        <w:rPr>
          <w:rFonts w:ascii="Times New Roman" w:hAnsi="Times New Roman" w:cs="Times New Roman"/>
        </w:rPr>
      </w:pPr>
      <w:r w:rsidRPr="006A0039">
        <w:rPr>
          <w:rFonts w:ascii="Times New Roman" w:hAnsi="Times New Roman" w:cs="Times New Roman"/>
        </w:rPr>
        <w:t xml:space="preserve">Linear projection is applied to convert into embeddings </w:t>
      </w:r>
    </w:p>
    <w:p w14:paraId="32A4BAE2" w14:textId="77777777" w:rsidR="006A0039" w:rsidRPr="006A0039" w:rsidRDefault="006A0039" w:rsidP="006A0039">
      <w:pPr>
        <w:spacing w:line="360" w:lineRule="auto"/>
        <w:ind w:left="360"/>
        <w:jc w:val="both"/>
        <w:rPr>
          <w:rFonts w:ascii="Times New Roman" w:hAnsi="Times New Roman" w:cs="Times New Roman"/>
        </w:rPr>
      </w:pPr>
      <w:r w:rsidRPr="006A0039">
        <w:rPr>
          <w:rFonts w:ascii="Times New Roman" w:hAnsi="Times New Roman" w:cs="Times New Roman"/>
          <w:b/>
          <w:bCs/>
        </w:rPr>
        <w:t>Importance:</w:t>
      </w:r>
      <w:r w:rsidRPr="006A0039">
        <w:rPr>
          <w:rFonts w:ascii="Times New Roman" w:hAnsi="Times New Roman" w:cs="Times New Roman"/>
        </w:rPr>
        <w:br/>
        <w:t>Transforms 2D image into sequence data for transformer processing</w:t>
      </w:r>
    </w:p>
    <w:p w14:paraId="74A24B10" w14:textId="77777777" w:rsidR="006A0039" w:rsidRDefault="006A0039" w:rsidP="006A0039">
      <w:pPr>
        <w:spacing w:line="360" w:lineRule="auto"/>
        <w:ind w:left="360"/>
        <w:jc w:val="both"/>
        <w:rPr>
          <w:rFonts w:ascii="Times New Roman" w:hAnsi="Times New Roman" w:cs="Times New Roman"/>
        </w:rPr>
      </w:pPr>
      <w:r w:rsidRPr="006A0039">
        <w:rPr>
          <w:rFonts w:ascii="Times New Roman" w:hAnsi="Times New Roman" w:cs="Times New Roman"/>
          <w:b/>
          <w:bCs/>
        </w:rPr>
        <w:t>Output:</w:t>
      </w:r>
      <w:r w:rsidRPr="006A0039">
        <w:rPr>
          <w:rFonts w:ascii="Times New Roman" w:hAnsi="Times New Roman" w:cs="Times New Roman"/>
        </w:rPr>
        <w:br/>
        <w:t>Sequence of embedded image patches</w:t>
      </w:r>
    </w:p>
    <w:p w14:paraId="3B01A3EF" w14:textId="77777777" w:rsidR="00E33789" w:rsidRPr="00E33789" w:rsidRDefault="00E33789" w:rsidP="00E33789">
      <w:pPr>
        <w:spacing w:line="360" w:lineRule="auto"/>
        <w:jc w:val="both"/>
        <w:rPr>
          <w:rFonts w:ascii="Times New Roman" w:hAnsi="Times New Roman" w:cs="Times New Roman"/>
          <w:b/>
          <w:bCs/>
        </w:rPr>
      </w:pPr>
      <w:r w:rsidRPr="00E33789">
        <w:rPr>
          <w:rFonts w:ascii="Times New Roman" w:hAnsi="Times New Roman" w:cs="Times New Roman"/>
          <w:b/>
          <w:bCs/>
        </w:rPr>
        <w:t>4. TRANSFORMER ENCODER</w:t>
      </w:r>
    </w:p>
    <w:p w14:paraId="48FADD18" w14:textId="694B7539" w:rsidR="00E33789" w:rsidRPr="00E33789" w:rsidRDefault="00CA69C6" w:rsidP="00CA69C6">
      <w:pPr>
        <w:spacing w:line="360" w:lineRule="auto"/>
        <w:jc w:val="both"/>
        <w:rPr>
          <w:rFonts w:ascii="Times New Roman" w:hAnsi="Times New Roman" w:cs="Times New Roman"/>
        </w:rPr>
      </w:pPr>
      <w:r>
        <w:rPr>
          <w:rFonts w:ascii="Times New Roman" w:hAnsi="Times New Roman" w:cs="Times New Roman"/>
          <w:b/>
          <w:bCs/>
        </w:rPr>
        <w:t xml:space="preserve">      </w:t>
      </w:r>
      <w:r w:rsidR="00E33789" w:rsidRPr="00E33789">
        <w:rPr>
          <w:rFonts w:ascii="Times New Roman" w:hAnsi="Times New Roman" w:cs="Times New Roman"/>
          <w:b/>
          <w:bCs/>
        </w:rPr>
        <w:t>Description:</w:t>
      </w:r>
      <w:r w:rsidR="00E33789" w:rsidRPr="00E33789">
        <w:rPr>
          <w:rFonts w:ascii="Times New Roman" w:hAnsi="Times New Roman" w:cs="Times New Roman"/>
        </w:rPr>
        <w:br/>
      </w:r>
      <w:r>
        <w:rPr>
          <w:rFonts w:ascii="Times New Roman" w:hAnsi="Times New Roman" w:cs="Times New Roman"/>
        </w:rPr>
        <w:t xml:space="preserve">      </w:t>
      </w:r>
      <w:r w:rsidR="00E33789" w:rsidRPr="00E33789">
        <w:rPr>
          <w:rFonts w:ascii="Times New Roman" w:hAnsi="Times New Roman" w:cs="Times New Roman"/>
        </w:rPr>
        <w:t>This is the core component of the system responsible for feature extraction.</w:t>
      </w:r>
    </w:p>
    <w:p w14:paraId="5B00B051" w14:textId="5C2E6C8E" w:rsidR="00E33789" w:rsidRPr="00E33789" w:rsidRDefault="00CA69C6" w:rsidP="00E33789">
      <w:pPr>
        <w:spacing w:line="360" w:lineRule="auto"/>
        <w:jc w:val="both"/>
        <w:rPr>
          <w:rFonts w:ascii="Times New Roman" w:hAnsi="Times New Roman" w:cs="Times New Roman"/>
        </w:rPr>
      </w:pPr>
      <w:r>
        <w:rPr>
          <w:rFonts w:ascii="Times New Roman" w:hAnsi="Times New Roman" w:cs="Times New Roman"/>
          <w:b/>
          <w:bCs/>
        </w:rPr>
        <w:t xml:space="preserve">      </w:t>
      </w:r>
      <w:r w:rsidR="00E33789" w:rsidRPr="00E33789">
        <w:rPr>
          <w:rFonts w:ascii="Times New Roman" w:hAnsi="Times New Roman" w:cs="Times New Roman"/>
          <w:b/>
          <w:bCs/>
        </w:rPr>
        <w:t>Components:</w:t>
      </w:r>
    </w:p>
    <w:p w14:paraId="44790205" w14:textId="77777777" w:rsidR="00E33789" w:rsidRPr="00E33789" w:rsidRDefault="00E33789" w:rsidP="000C7836">
      <w:pPr>
        <w:numPr>
          <w:ilvl w:val="0"/>
          <w:numId w:val="53"/>
        </w:numPr>
        <w:spacing w:line="360" w:lineRule="auto"/>
        <w:jc w:val="both"/>
        <w:rPr>
          <w:rFonts w:ascii="Times New Roman" w:hAnsi="Times New Roman" w:cs="Times New Roman"/>
        </w:rPr>
      </w:pPr>
      <w:r w:rsidRPr="00E33789">
        <w:rPr>
          <w:rFonts w:ascii="Times New Roman" w:hAnsi="Times New Roman" w:cs="Times New Roman"/>
        </w:rPr>
        <w:t xml:space="preserve">Multi-Head Self-Attention </w:t>
      </w:r>
    </w:p>
    <w:p w14:paraId="714F578D" w14:textId="77777777" w:rsidR="00E33789" w:rsidRPr="00E33789" w:rsidRDefault="00E33789" w:rsidP="000C7836">
      <w:pPr>
        <w:numPr>
          <w:ilvl w:val="0"/>
          <w:numId w:val="53"/>
        </w:numPr>
        <w:spacing w:line="360" w:lineRule="auto"/>
        <w:jc w:val="both"/>
        <w:rPr>
          <w:rFonts w:ascii="Times New Roman" w:hAnsi="Times New Roman" w:cs="Times New Roman"/>
        </w:rPr>
      </w:pPr>
      <w:r w:rsidRPr="00E33789">
        <w:rPr>
          <w:rFonts w:ascii="Times New Roman" w:hAnsi="Times New Roman" w:cs="Times New Roman"/>
        </w:rPr>
        <w:t xml:space="preserve">Feed Forward Neural Network </w:t>
      </w:r>
    </w:p>
    <w:p w14:paraId="0BDE9EFB" w14:textId="77777777" w:rsidR="00E33789" w:rsidRPr="00E33789" w:rsidRDefault="00E33789" w:rsidP="000C7836">
      <w:pPr>
        <w:numPr>
          <w:ilvl w:val="0"/>
          <w:numId w:val="53"/>
        </w:numPr>
        <w:spacing w:line="360" w:lineRule="auto"/>
        <w:jc w:val="both"/>
        <w:rPr>
          <w:rFonts w:ascii="Times New Roman" w:hAnsi="Times New Roman" w:cs="Times New Roman"/>
        </w:rPr>
      </w:pPr>
      <w:r w:rsidRPr="00E33789">
        <w:rPr>
          <w:rFonts w:ascii="Times New Roman" w:hAnsi="Times New Roman" w:cs="Times New Roman"/>
        </w:rPr>
        <w:t xml:space="preserve">Layer Normalization </w:t>
      </w:r>
    </w:p>
    <w:p w14:paraId="0513282C" w14:textId="43F3D257" w:rsidR="00E33789" w:rsidRPr="00E33789" w:rsidRDefault="00CA69C6" w:rsidP="00E33789">
      <w:pPr>
        <w:spacing w:line="360" w:lineRule="auto"/>
        <w:jc w:val="both"/>
        <w:rPr>
          <w:rFonts w:ascii="Times New Roman" w:hAnsi="Times New Roman" w:cs="Times New Roman"/>
        </w:rPr>
      </w:pPr>
      <w:r>
        <w:rPr>
          <w:rFonts w:ascii="Times New Roman" w:hAnsi="Times New Roman" w:cs="Times New Roman"/>
          <w:b/>
          <w:bCs/>
        </w:rPr>
        <w:t xml:space="preserve">     </w:t>
      </w:r>
      <w:r w:rsidR="00E33789" w:rsidRPr="00E33789">
        <w:rPr>
          <w:rFonts w:ascii="Times New Roman" w:hAnsi="Times New Roman" w:cs="Times New Roman"/>
          <w:b/>
          <w:bCs/>
        </w:rPr>
        <w:t>Working:</w:t>
      </w:r>
    </w:p>
    <w:p w14:paraId="4AF8C5F9" w14:textId="77777777" w:rsidR="00E33789" w:rsidRPr="00E33789" w:rsidRDefault="00E33789" w:rsidP="000C7836">
      <w:pPr>
        <w:numPr>
          <w:ilvl w:val="0"/>
          <w:numId w:val="54"/>
        </w:numPr>
        <w:spacing w:line="360" w:lineRule="auto"/>
        <w:jc w:val="both"/>
        <w:rPr>
          <w:rFonts w:ascii="Times New Roman" w:hAnsi="Times New Roman" w:cs="Times New Roman"/>
        </w:rPr>
      </w:pPr>
      <w:r w:rsidRPr="00E33789">
        <w:rPr>
          <w:rFonts w:ascii="Times New Roman" w:hAnsi="Times New Roman" w:cs="Times New Roman"/>
        </w:rPr>
        <w:t xml:space="preserve">Processes all image patches simultaneously </w:t>
      </w:r>
    </w:p>
    <w:p w14:paraId="44CFBED1" w14:textId="77777777" w:rsidR="00E33789" w:rsidRPr="00E33789" w:rsidRDefault="00E33789" w:rsidP="000C7836">
      <w:pPr>
        <w:numPr>
          <w:ilvl w:val="0"/>
          <w:numId w:val="54"/>
        </w:numPr>
        <w:spacing w:line="360" w:lineRule="auto"/>
        <w:jc w:val="both"/>
        <w:rPr>
          <w:rFonts w:ascii="Times New Roman" w:hAnsi="Times New Roman" w:cs="Times New Roman"/>
        </w:rPr>
      </w:pPr>
      <w:r w:rsidRPr="00E33789">
        <w:rPr>
          <w:rFonts w:ascii="Times New Roman" w:hAnsi="Times New Roman" w:cs="Times New Roman"/>
        </w:rPr>
        <w:t xml:space="preserve">Learns relationships between different regions of the image </w:t>
      </w:r>
    </w:p>
    <w:p w14:paraId="70D83E33" w14:textId="77777777" w:rsidR="00E33789" w:rsidRPr="00E33789" w:rsidRDefault="00E33789" w:rsidP="000C7836">
      <w:pPr>
        <w:numPr>
          <w:ilvl w:val="0"/>
          <w:numId w:val="54"/>
        </w:numPr>
        <w:spacing w:line="360" w:lineRule="auto"/>
        <w:jc w:val="both"/>
        <w:rPr>
          <w:rFonts w:ascii="Times New Roman" w:hAnsi="Times New Roman" w:cs="Times New Roman"/>
        </w:rPr>
      </w:pPr>
      <w:r w:rsidRPr="00E33789">
        <w:rPr>
          <w:rFonts w:ascii="Times New Roman" w:hAnsi="Times New Roman" w:cs="Times New Roman"/>
        </w:rPr>
        <w:t xml:space="preserve">Focuses on important areas such as: </w:t>
      </w:r>
    </w:p>
    <w:p w14:paraId="32D72868" w14:textId="77777777" w:rsidR="00E33789" w:rsidRPr="00E33789" w:rsidRDefault="00E33789" w:rsidP="000C7836">
      <w:pPr>
        <w:numPr>
          <w:ilvl w:val="1"/>
          <w:numId w:val="54"/>
        </w:numPr>
        <w:spacing w:line="360" w:lineRule="auto"/>
        <w:jc w:val="both"/>
        <w:rPr>
          <w:rFonts w:ascii="Times New Roman" w:hAnsi="Times New Roman" w:cs="Times New Roman"/>
        </w:rPr>
      </w:pPr>
      <w:r w:rsidRPr="00E33789">
        <w:rPr>
          <w:rFonts w:ascii="Times New Roman" w:hAnsi="Times New Roman" w:cs="Times New Roman"/>
        </w:rPr>
        <w:t xml:space="preserve">Security thread </w:t>
      </w:r>
    </w:p>
    <w:p w14:paraId="0335FD9E" w14:textId="77777777" w:rsidR="00E33789" w:rsidRPr="00E33789" w:rsidRDefault="00E33789" w:rsidP="000C7836">
      <w:pPr>
        <w:numPr>
          <w:ilvl w:val="1"/>
          <w:numId w:val="54"/>
        </w:numPr>
        <w:spacing w:line="360" w:lineRule="auto"/>
        <w:jc w:val="both"/>
        <w:rPr>
          <w:rFonts w:ascii="Times New Roman" w:hAnsi="Times New Roman" w:cs="Times New Roman"/>
        </w:rPr>
      </w:pPr>
      <w:r w:rsidRPr="00E33789">
        <w:rPr>
          <w:rFonts w:ascii="Times New Roman" w:hAnsi="Times New Roman" w:cs="Times New Roman"/>
        </w:rPr>
        <w:t xml:space="preserve">Serial numbers </w:t>
      </w:r>
    </w:p>
    <w:p w14:paraId="494F5616" w14:textId="77777777" w:rsidR="00E33789" w:rsidRPr="00E33789" w:rsidRDefault="00E33789" w:rsidP="000C7836">
      <w:pPr>
        <w:numPr>
          <w:ilvl w:val="1"/>
          <w:numId w:val="54"/>
        </w:numPr>
        <w:spacing w:line="360" w:lineRule="auto"/>
        <w:jc w:val="both"/>
        <w:rPr>
          <w:rFonts w:ascii="Times New Roman" w:hAnsi="Times New Roman" w:cs="Times New Roman"/>
        </w:rPr>
      </w:pPr>
      <w:r w:rsidRPr="00E33789">
        <w:rPr>
          <w:rFonts w:ascii="Times New Roman" w:hAnsi="Times New Roman" w:cs="Times New Roman"/>
        </w:rPr>
        <w:lastRenderedPageBreak/>
        <w:t>Hidden patterns and textures</w:t>
      </w:r>
    </w:p>
    <w:p w14:paraId="1D722261" w14:textId="77777777" w:rsidR="00313D70" w:rsidRPr="00313D70" w:rsidRDefault="00313D70" w:rsidP="00313D70">
      <w:pPr>
        <w:spacing w:line="360" w:lineRule="auto"/>
        <w:jc w:val="both"/>
        <w:rPr>
          <w:rFonts w:ascii="Times New Roman" w:hAnsi="Times New Roman" w:cs="Times New Roman"/>
          <w:b/>
          <w:bCs/>
        </w:rPr>
      </w:pPr>
      <w:r w:rsidRPr="00313D70">
        <w:rPr>
          <w:rFonts w:ascii="Times New Roman" w:hAnsi="Times New Roman" w:cs="Times New Roman"/>
          <w:b/>
          <w:bCs/>
        </w:rPr>
        <w:t>5. CLASSIFICATION HEAD</w:t>
      </w:r>
    </w:p>
    <w:p w14:paraId="3E9DAC72" w14:textId="25D0329F" w:rsidR="00313D70" w:rsidRPr="00313D70" w:rsidRDefault="00313D70" w:rsidP="00313D70">
      <w:pPr>
        <w:spacing w:line="360" w:lineRule="auto"/>
        <w:jc w:val="both"/>
        <w:rPr>
          <w:rFonts w:ascii="Times New Roman" w:hAnsi="Times New Roman" w:cs="Times New Roman"/>
        </w:rPr>
      </w:pPr>
      <w:r>
        <w:rPr>
          <w:rFonts w:ascii="Times New Roman" w:hAnsi="Times New Roman" w:cs="Times New Roman"/>
          <w:b/>
          <w:bCs/>
        </w:rPr>
        <w:t xml:space="preserve">     </w:t>
      </w:r>
      <w:r w:rsidRPr="00313D70">
        <w:rPr>
          <w:rFonts w:ascii="Times New Roman" w:hAnsi="Times New Roman" w:cs="Times New Roman"/>
          <w:b/>
          <w:bCs/>
        </w:rPr>
        <w:t>Description:</w:t>
      </w:r>
      <w:r w:rsidRPr="00313D70">
        <w:rPr>
          <w:rFonts w:ascii="Times New Roman" w:hAnsi="Times New Roman" w:cs="Times New Roman"/>
        </w:rPr>
        <w:br/>
      </w:r>
      <w:r>
        <w:rPr>
          <w:rFonts w:ascii="Times New Roman" w:hAnsi="Times New Roman" w:cs="Times New Roman"/>
        </w:rPr>
        <w:t xml:space="preserve">     </w:t>
      </w:r>
      <w:r w:rsidRPr="00313D70">
        <w:rPr>
          <w:rFonts w:ascii="Times New Roman" w:hAnsi="Times New Roman" w:cs="Times New Roman"/>
        </w:rPr>
        <w:t>This layer makes the final prediction based on extracted features.</w:t>
      </w:r>
    </w:p>
    <w:p w14:paraId="41ED56A6" w14:textId="3D4AC16B" w:rsidR="00313D70" w:rsidRPr="00313D70" w:rsidRDefault="00313D70" w:rsidP="00313D70">
      <w:pPr>
        <w:spacing w:line="360" w:lineRule="auto"/>
        <w:jc w:val="both"/>
        <w:rPr>
          <w:rFonts w:ascii="Times New Roman" w:hAnsi="Times New Roman" w:cs="Times New Roman"/>
        </w:rPr>
      </w:pPr>
      <w:r>
        <w:rPr>
          <w:rFonts w:ascii="Times New Roman" w:hAnsi="Times New Roman" w:cs="Times New Roman"/>
          <w:b/>
          <w:bCs/>
        </w:rPr>
        <w:t xml:space="preserve">     </w:t>
      </w:r>
      <w:r w:rsidRPr="00313D70">
        <w:rPr>
          <w:rFonts w:ascii="Times New Roman" w:hAnsi="Times New Roman" w:cs="Times New Roman"/>
          <w:b/>
          <w:bCs/>
        </w:rPr>
        <w:t>Working:</w:t>
      </w:r>
    </w:p>
    <w:p w14:paraId="4921F1D9" w14:textId="77777777" w:rsidR="00313D70" w:rsidRPr="00313D70" w:rsidRDefault="00313D70" w:rsidP="000C7836">
      <w:pPr>
        <w:numPr>
          <w:ilvl w:val="0"/>
          <w:numId w:val="55"/>
        </w:numPr>
        <w:spacing w:line="360" w:lineRule="auto"/>
        <w:jc w:val="both"/>
        <w:rPr>
          <w:rFonts w:ascii="Times New Roman" w:hAnsi="Times New Roman" w:cs="Times New Roman"/>
        </w:rPr>
      </w:pPr>
      <w:r w:rsidRPr="00313D70">
        <w:rPr>
          <w:rFonts w:ascii="Times New Roman" w:hAnsi="Times New Roman" w:cs="Times New Roman"/>
        </w:rPr>
        <w:t xml:space="preserve">Uses special classification token ([CLS]) </w:t>
      </w:r>
    </w:p>
    <w:p w14:paraId="3647FFFA" w14:textId="77777777" w:rsidR="00313D70" w:rsidRPr="00313D70" w:rsidRDefault="00313D70" w:rsidP="000C7836">
      <w:pPr>
        <w:numPr>
          <w:ilvl w:val="0"/>
          <w:numId w:val="55"/>
        </w:numPr>
        <w:spacing w:line="360" w:lineRule="auto"/>
        <w:jc w:val="both"/>
        <w:rPr>
          <w:rFonts w:ascii="Times New Roman" w:hAnsi="Times New Roman" w:cs="Times New Roman"/>
        </w:rPr>
      </w:pPr>
      <w:r w:rsidRPr="00313D70">
        <w:rPr>
          <w:rFonts w:ascii="Times New Roman" w:hAnsi="Times New Roman" w:cs="Times New Roman"/>
        </w:rPr>
        <w:t xml:space="preserve">Passes features through fully connected layers </w:t>
      </w:r>
    </w:p>
    <w:p w14:paraId="0333F41D" w14:textId="77777777" w:rsidR="00313D70" w:rsidRPr="00313D70" w:rsidRDefault="00313D70" w:rsidP="000C7836">
      <w:pPr>
        <w:numPr>
          <w:ilvl w:val="0"/>
          <w:numId w:val="55"/>
        </w:numPr>
        <w:spacing w:line="360" w:lineRule="auto"/>
        <w:jc w:val="both"/>
        <w:rPr>
          <w:rFonts w:ascii="Times New Roman" w:hAnsi="Times New Roman" w:cs="Times New Roman"/>
        </w:rPr>
      </w:pPr>
      <w:r w:rsidRPr="00313D70">
        <w:rPr>
          <w:rFonts w:ascii="Times New Roman" w:hAnsi="Times New Roman" w:cs="Times New Roman"/>
        </w:rPr>
        <w:t xml:space="preserve">Applies Softmax activation </w:t>
      </w:r>
    </w:p>
    <w:p w14:paraId="7B28AB4A" w14:textId="05E1C91D" w:rsidR="00313D70" w:rsidRPr="00313D70" w:rsidRDefault="00313D70" w:rsidP="00313D70">
      <w:pPr>
        <w:spacing w:line="360" w:lineRule="auto"/>
        <w:jc w:val="both"/>
        <w:rPr>
          <w:rFonts w:ascii="Times New Roman" w:hAnsi="Times New Roman" w:cs="Times New Roman"/>
        </w:rPr>
      </w:pPr>
      <w:r>
        <w:rPr>
          <w:rFonts w:ascii="Times New Roman" w:hAnsi="Times New Roman" w:cs="Times New Roman"/>
          <w:b/>
          <w:bCs/>
        </w:rPr>
        <w:t xml:space="preserve">      </w:t>
      </w:r>
      <w:r w:rsidRPr="00313D70">
        <w:rPr>
          <w:rFonts w:ascii="Times New Roman" w:hAnsi="Times New Roman" w:cs="Times New Roman"/>
          <w:b/>
          <w:bCs/>
        </w:rPr>
        <w:t>Output:</w:t>
      </w:r>
      <w:r w:rsidRPr="00313D70">
        <w:rPr>
          <w:rFonts w:ascii="Times New Roman" w:hAnsi="Times New Roman" w:cs="Times New Roman"/>
        </w:rPr>
        <w:br/>
      </w:r>
      <w:r>
        <w:rPr>
          <w:rFonts w:ascii="Times New Roman" w:hAnsi="Times New Roman" w:cs="Times New Roman"/>
        </w:rPr>
        <w:t xml:space="preserve">      </w:t>
      </w:r>
      <w:r w:rsidRPr="00313D70">
        <w:rPr>
          <w:rFonts w:ascii="Times New Roman" w:hAnsi="Times New Roman" w:cs="Times New Roman"/>
        </w:rPr>
        <w:t>Probability scores:</w:t>
      </w:r>
    </w:p>
    <w:p w14:paraId="62401CE9" w14:textId="77777777" w:rsidR="00313D70" w:rsidRPr="00313D70" w:rsidRDefault="00313D70" w:rsidP="000C7836">
      <w:pPr>
        <w:numPr>
          <w:ilvl w:val="0"/>
          <w:numId w:val="56"/>
        </w:numPr>
        <w:spacing w:line="360" w:lineRule="auto"/>
        <w:jc w:val="both"/>
        <w:rPr>
          <w:rFonts w:ascii="Times New Roman" w:hAnsi="Times New Roman" w:cs="Times New Roman"/>
        </w:rPr>
      </w:pPr>
      <w:r w:rsidRPr="00313D70">
        <w:rPr>
          <w:rFonts w:ascii="Times New Roman" w:hAnsi="Times New Roman" w:cs="Times New Roman"/>
        </w:rPr>
        <w:t xml:space="preserve">Real currency </w:t>
      </w:r>
    </w:p>
    <w:p w14:paraId="50A1FE1F" w14:textId="77777777" w:rsidR="00313D70" w:rsidRPr="00313D70" w:rsidRDefault="00313D70" w:rsidP="000C7836">
      <w:pPr>
        <w:numPr>
          <w:ilvl w:val="0"/>
          <w:numId w:val="56"/>
        </w:numPr>
        <w:spacing w:line="360" w:lineRule="auto"/>
        <w:jc w:val="both"/>
        <w:rPr>
          <w:rFonts w:ascii="Times New Roman" w:hAnsi="Times New Roman" w:cs="Times New Roman"/>
        </w:rPr>
      </w:pPr>
      <w:r w:rsidRPr="00313D70">
        <w:rPr>
          <w:rFonts w:ascii="Times New Roman" w:hAnsi="Times New Roman" w:cs="Times New Roman"/>
        </w:rPr>
        <w:t xml:space="preserve">Fake currency </w:t>
      </w:r>
    </w:p>
    <w:p w14:paraId="3C2C36FC" w14:textId="77777777" w:rsidR="00E33789" w:rsidRPr="006A0039" w:rsidRDefault="00E33789" w:rsidP="00E33789">
      <w:pPr>
        <w:spacing w:line="360" w:lineRule="auto"/>
        <w:jc w:val="both"/>
        <w:rPr>
          <w:rFonts w:ascii="Times New Roman" w:hAnsi="Times New Roman" w:cs="Times New Roman"/>
        </w:rPr>
      </w:pPr>
    </w:p>
    <w:p w14:paraId="7F02A136" w14:textId="77777777" w:rsidR="00313D70" w:rsidRPr="00313D70" w:rsidRDefault="00313D70" w:rsidP="00313D70">
      <w:pPr>
        <w:spacing w:line="360" w:lineRule="auto"/>
        <w:jc w:val="both"/>
        <w:rPr>
          <w:rFonts w:ascii="Times New Roman" w:hAnsi="Times New Roman" w:cs="Times New Roman"/>
          <w:b/>
          <w:bCs/>
        </w:rPr>
      </w:pPr>
      <w:r w:rsidRPr="00313D70">
        <w:rPr>
          <w:rFonts w:ascii="Times New Roman" w:hAnsi="Times New Roman" w:cs="Times New Roman"/>
          <w:b/>
          <w:bCs/>
        </w:rPr>
        <w:t>6. OUTPUT LAYER</w:t>
      </w:r>
    </w:p>
    <w:p w14:paraId="22EFA382" w14:textId="77777777" w:rsidR="00313D70" w:rsidRPr="00313D70" w:rsidRDefault="00313D70" w:rsidP="00313D70">
      <w:pPr>
        <w:spacing w:line="360" w:lineRule="auto"/>
        <w:ind w:left="360"/>
        <w:jc w:val="both"/>
        <w:rPr>
          <w:rFonts w:ascii="Times New Roman" w:hAnsi="Times New Roman" w:cs="Times New Roman"/>
        </w:rPr>
      </w:pPr>
      <w:r w:rsidRPr="00313D70">
        <w:rPr>
          <w:rFonts w:ascii="Times New Roman" w:hAnsi="Times New Roman" w:cs="Times New Roman"/>
          <w:b/>
          <w:bCs/>
        </w:rPr>
        <w:t>Description:</w:t>
      </w:r>
      <w:r w:rsidRPr="00313D70">
        <w:rPr>
          <w:rFonts w:ascii="Times New Roman" w:hAnsi="Times New Roman" w:cs="Times New Roman"/>
        </w:rPr>
        <w:br/>
        <w:t>Final stage where results are displayed to the user.</w:t>
      </w:r>
    </w:p>
    <w:p w14:paraId="5E6074B0" w14:textId="77777777" w:rsidR="00313D70" w:rsidRPr="00313D70" w:rsidRDefault="00313D70" w:rsidP="00313D70">
      <w:pPr>
        <w:spacing w:line="360" w:lineRule="auto"/>
        <w:ind w:left="360"/>
        <w:jc w:val="both"/>
        <w:rPr>
          <w:rFonts w:ascii="Times New Roman" w:hAnsi="Times New Roman" w:cs="Times New Roman"/>
        </w:rPr>
      </w:pPr>
      <w:r w:rsidRPr="00313D70">
        <w:rPr>
          <w:rFonts w:ascii="Times New Roman" w:hAnsi="Times New Roman" w:cs="Times New Roman"/>
          <w:b/>
          <w:bCs/>
        </w:rPr>
        <w:t>Functions:</w:t>
      </w:r>
    </w:p>
    <w:p w14:paraId="35696233" w14:textId="77777777" w:rsidR="00313D70" w:rsidRPr="00313D70" w:rsidRDefault="00313D70" w:rsidP="000C7836">
      <w:pPr>
        <w:numPr>
          <w:ilvl w:val="0"/>
          <w:numId w:val="57"/>
        </w:numPr>
        <w:spacing w:line="360" w:lineRule="auto"/>
        <w:jc w:val="both"/>
        <w:rPr>
          <w:rFonts w:ascii="Times New Roman" w:hAnsi="Times New Roman" w:cs="Times New Roman"/>
        </w:rPr>
      </w:pPr>
      <w:r w:rsidRPr="00313D70">
        <w:rPr>
          <w:rFonts w:ascii="Times New Roman" w:hAnsi="Times New Roman" w:cs="Times New Roman"/>
        </w:rPr>
        <w:t xml:space="preserve">Displays: </w:t>
      </w:r>
    </w:p>
    <w:p w14:paraId="26E90556" w14:textId="77777777" w:rsidR="00313D70" w:rsidRPr="00313D70" w:rsidRDefault="00313D70" w:rsidP="000C7836">
      <w:pPr>
        <w:numPr>
          <w:ilvl w:val="1"/>
          <w:numId w:val="57"/>
        </w:numPr>
        <w:spacing w:line="360" w:lineRule="auto"/>
        <w:jc w:val="both"/>
        <w:rPr>
          <w:rFonts w:ascii="Times New Roman" w:hAnsi="Times New Roman" w:cs="Times New Roman"/>
        </w:rPr>
      </w:pPr>
      <w:r w:rsidRPr="00313D70">
        <w:rPr>
          <w:rFonts w:ascii="Times New Roman" w:hAnsi="Times New Roman" w:cs="Times New Roman"/>
          <w:b/>
          <w:bCs/>
        </w:rPr>
        <w:t>REAL CURRENCY DETECTED</w:t>
      </w:r>
      <w:r w:rsidRPr="00313D70">
        <w:rPr>
          <w:rFonts w:ascii="Times New Roman" w:hAnsi="Times New Roman" w:cs="Times New Roman"/>
        </w:rPr>
        <w:t xml:space="preserve"> </w:t>
      </w:r>
    </w:p>
    <w:p w14:paraId="547E80AB" w14:textId="77777777" w:rsidR="00313D70" w:rsidRPr="00313D70" w:rsidRDefault="00313D70" w:rsidP="000C7836">
      <w:pPr>
        <w:numPr>
          <w:ilvl w:val="1"/>
          <w:numId w:val="57"/>
        </w:numPr>
        <w:spacing w:line="360" w:lineRule="auto"/>
        <w:jc w:val="both"/>
        <w:rPr>
          <w:rFonts w:ascii="Times New Roman" w:hAnsi="Times New Roman" w:cs="Times New Roman"/>
        </w:rPr>
      </w:pPr>
      <w:r w:rsidRPr="00313D70">
        <w:rPr>
          <w:rFonts w:ascii="Times New Roman" w:hAnsi="Times New Roman" w:cs="Times New Roman"/>
          <w:b/>
          <w:bCs/>
        </w:rPr>
        <w:t>FAKE CURRENCY DETECTED</w:t>
      </w:r>
      <w:r w:rsidRPr="00313D70">
        <w:rPr>
          <w:rFonts w:ascii="Times New Roman" w:hAnsi="Times New Roman" w:cs="Times New Roman"/>
        </w:rPr>
        <w:t xml:space="preserve"> </w:t>
      </w:r>
    </w:p>
    <w:p w14:paraId="141B0474" w14:textId="77777777" w:rsidR="00313D70" w:rsidRPr="00313D70" w:rsidRDefault="00313D70" w:rsidP="000C7836">
      <w:pPr>
        <w:numPr>
          <w:ilvl w:val="0"/>
          <w:numId w:val="57"/>
        </w:numPr>
        <w:spacing w:line="360" w:lineRule="auto"/>
        <w:jc w:val="both"/>
        <w:rPr>
          <w:rFonts w:ascii="Times New Roman" w:hAnsi="Times New Roman" w:cs="Times New Roman"/>
        </w:rPr>
      </w:pPr>
      <w:r w:rsidRPr="00313D70">
        <w:rPr>
          <w:rFonts w:ascii="Times New Roman" w:hAnsi="Times New Roman" w:cs="Times New Roman"/>
        </w:rPr>
        <w:t xml:space="preserve">Shows confidence level </w:t>
      </w:r>
    </w:p>
    <w:p w14:paraId="6B8691EE" w14:textId="77777777" w:rsidR="00313D70" w:rsidRPr="00313D70" w:rsidRDefault="00313D70" w:rsidP="000C7836">
      <w:pPr>
        <w:numPr>
          <w:ilvl w:val="0"/>
          <w:numId w:val="57"/>
        </w:numPr>
        <w:spacing w:line="360" w:lineRule="auto"/>
        <w:jc w:val="both"/>
        <w:rPr>
          <w:rFonts w:ascii="Times New Roman" w:hAnsi="Times New Roman" w:cs="Times New Roman"/>
        </w:rPr>
      </w:pPr>
      <w:r w:rsidRPr="00313D70">
        <w:rPr>
          <w:rFonts w:ascii="Times New Roman" w:hAnsi="Times New Roman" w:cs="Times New Roman"/>
        </w:rPr>
        <w:t xml:space="preserve">Provides user-friendly interface </w:t>
      </w:r>
    </w:p>
    <w:p w14:paraId="3C34A500" w14:textId="0FDC3404" w:rsidR="00175546" w:rsidRDefault="00175546" w:rsidP="00566284">
      <w:pPr>
        <w:spacing w:line="360" w:lineRule="auto"/>
        <w:ind w:left="360"/>
        <w:jc w:val="both"/>
        <w:rPr>
          <w:rFonts w:ascii="Times New Roman" w:hAnsi="Times New Roman" w:cs="Times New Roman"/>
        </w:rPr>
      </w:pPr>
    </w:p>
    <w:p w14:paraId="56BF171D" w14:textId="1EBDB85D" w:rsidR="00AB63F3" w:rsidRDefault="001E4851" w:rsidP="00AB63F3">
      <w:pPr>
        <w:keepNext/>
        <w:spacing w:line="360" w:lineRule="auto"/>
        <w:ind w:left="720"/>
        <w:jc w:val="center"/>
      </w:pPr>
      <w:r>
        <w:rPr>
          <w:noProof/>
        </w:rPr>
        <w:lastRenderedPageBreak/>
        <w:drawing>
          <wp:inline distT="0" distB="0" distL="0" distR="0" wp14:anchorId="2AA471A3" wp14:editId="20CE7004">
            <wp:extent cx="4459458" cy="5173125"/>
            <wp:effectExtent l="0" t="0" r="0" b="8890"/>
            <wp:docPr id="2" name="Picture 1">
              <a:extLst xmlns:a="http://schemas.openxmlformats.org/drawingml/2006/main">
                <a:ext uri="{FF2B5EF4-FFF2-40B4-BE49-F238E27FC236}">
                  <a16:creationId xmlns:a16="http://schemas.microsoft.com/office/drawing/2014/main" id="{2DB84479-1878-D6F5-B250-9C9D61A724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DB84479-1878-D6F5-B250-9C9D61A7241F}"/>
                        </a:ext>
                      </a:extLst>
                    </pic:cNvPr>
                    <pic:cNvPicPr>
                      <a:picLocks noChangeAspect="1"/>
                    </pic:cNvPicPr>
                  </pic:nvPicPr>
                  <pic:blipFill>
                    <a:blip r:embed="rId11"/>
                    <a:stretch>
                      <a:fillRect/>
                    </a:stretch>
                  </pic:blipFill>
                  <pic:spPr>
                    <a:xfrm>
                      <a:off x="0" y="0"/>
                      <a:ext cx="4478295" cy="5194977"/>
                    </a:xfrm>
                    <a:prstGeom prst="rect">
                      <a:avLst/>
                    </a:prstGeom>
                  </pic:spPr>
                </pic:pic>
              </a:graphicData>
            </a:graphic>
          </wp:inline>
        </w:drawing>
      </w:r>
      <w:r w:rsidRPr="00DF3D15">
        <w:rPr>
          <w:noProof/>
        </w:rPr>
        <w:t xml:space="preserve"> </w:t>
      </w:r>
    </w:p>
    <w:p w14:paraId="09BF2D0F" w14:textId="1176FB02" w:rsidR="00DF3D15" w:rsidRPr="00DC5632" w:rsidRDefault="00AC4929" w:rsidP="00AB63F3">
      <w:pPr>
        <w:pStyle w:val="Caption"/>
        <w:jc w:val="center"/>
        <w:rPr>
          <w:rFonts w:ascii="Times New Roman" w:hAnsi="Times New Roman" w:cs="Times New Roman"/>
          <w:i w:val="0"/>
          <w:iCs w:val="0"/>
        </w:rPr>
      </w:pPr>
      <w:r>
        <w:rPr>
          <w:rFonts w:ascii="Times New Roman" w:hAnsi="Times New Roman" w:cs="Times New Roman"/>
          <w:i w:val="0"/>
          <w:iCs w:val="0"/>
        </w:rPr>
        <w:t xml:space="preserve">               </w:t>
      </w:r>
      <w:r w:rsidR="00AB63F3" w:rsidRPr="00DC5632">
        <w:rPr>
          <w:rFonts w:ascii="Times New Roman" w:hAnsi="Times New Roman" w:cs="Times New Roman"/>
          <w:i w:val="0"/>
          <w:iCs w:val="0"/>
        </w:rPr>
        <w:t>Figure 7.</w:t>
      </w:r>
      <w:r w:rsidR="00AB63F3" w:rsidRPr="00DC5632">
        <w:rPr>
          <w:rFonts w:ascii="Times New Roman" w:hAnsi="Times New Roman" w:cs="Times New Roman"/>
          <w:i w:val="0"/>
          <w:iCs w:val="0"/>
        </w:rPr>
        <w:fldChar w:fldCharType="begin"/>
      </w:r>
      <w:r w:rsidR="00AB63F3" w:rsidRPr="00DC5632">
        <w:rPr>
          <w:rFonts w:ascii="Times New Roman" w:hAnsi="Times New Roman" w:cs="Times New Roman"/>
          <w:i w:val="0"/>
          <w:iCs w:val="0"/>
        </w:rPr>
        <w:instrText xml:space="preserve"> SEQ Figure \* ARABIC </w:instrText>
      </w:r>
      <w:r w:rsidR="00AB63F3" w:rsidRPr="00DC5632">
        <w:rPr>
          <w:rFonts w:ascii="Times New Roman" w:hAnsi="Times New Roman" w:cs="Times New Roman"/>
          <w:i w:val="0"/>
          <w:iCs w:val="0"/>
        </w:rPr>
        <w:fldChar w:fldCharType="separate"/>
      </w:r>
      <w:r w:rsidR="00D5580A">
        <w:rPr>
          <w:rFonts w:ascii="Times New Roman" w:hAnsi="Times New Roman" w:cs="Times New Roman"/>
          <w:i w:val="0"/>
          <w:iCs w:val="0"/>
          <w:noProof/>
        </w:rPr>
        <w:t>1</w:t>
      </w:r>
      <w:r w:rsidR="00AB63F3" w:rsidRPr="00DC5632">
        <w:rPr>
          <w:rFonts w:ascii="Times New Roman" w:hAnsi="Times New Roman" w:cs="Times New Roman"/>
          <w:i w:val="0"/>
          <w:iCs w:val="0"/>
        </w:rPr>
        <w:fldChar w:fldCharType="end"/>
      </w:r>
      <w:r w:rsidR="00AB63F3" w:rsidRPr="00DC5632">
        <w:rPr>
          <w:rFonts w:ascii="Times New Roman" w:hAnsi="Times New Roman" w:cs="Times New Roman"/>
          <w:i w:val="0"/>
          <w:iCs w:val="0"/>
        </w:rPr>
        <w:t>: SYSTEM ARCHITECTURE</w:t>
      </w:r>
    </w:p>
    <w:p w14:paraId="7FF18CCF" w14:textId="06304F13" w:rsidR="00825C2C" w:rsidRPr="00825C2C" w:rsidRDefault="00825C2C" w:rsidP="000D4662">
      <w:pPr>
        <w:spacing w:line="360" w:lineRule="auto"/>
        <w:jc w:val="both"/>
        <w:rPr>
          <w:rFonts w:ascii="Times New Roman" w:hAnsi="Times New Roman" w:cs="Times New Roman"/>
        </w:rPr>
      </w:pPr>
    </w:p>
    <w:p w14:paraId="40119BC8" w14:textId="2BC8FFCF" w:rsidR="00825C2C" w:rsidRPr="00825C2C" w:rsidRDefault="00825C2C" w:rsidP="000D4662">
      <w:pPr>
        <w:spacing w:line="360" w:lineRule="auto"/>
        <w:jc w:val="both"/>
        <w:rPr>
          <w:rFonts w:ascii="Times New Roman" w:hAnsi="Times New Roman" w:cs="Times New Roman"/>
        </w:rPr>
      </w:pPr>
      <w:r w:rsidRPr="00825C2C">
        <w:rPr>
          <w:rFonts w:ascii="Times New Roman" w:hAnsi="Times New Roman" w:cs="Times New Roman"/>
          <w:b/>
          <w:bCs/>
        </w:rPr>
        <w:t>7.2 FEATURE ENHANCEMENT PHASE</w:t>
      </w:r>
    </w:p>
    <w:p w14:paraId="04DC30EA" w14:textId="77777777" w:rsidR="007B64E3" w:rsidRPr="007B64E3" w:rsidRDefault="007B64E3" w:rsidP="000C7836">
      <w:pPr>
        <w:numPr>
          <w:ilvl w:val="0"/>
          <w:numId w:val="2"/>
        </w:numPr>
        <w:spacing w:line="360" w:lineRule="auto"/>
        <w:jc w:val="both"/>
        <w:rPr>
          <w:rFonts w:ascii="Times New Roman" w:hAnsi="Times New Roman" w:cs="Times New Roman"/>
        </w:rPr>
      </w:pPr>
      <w:r w:rsidRPr="007B64E3">
        <w:rPr>
          <w:rFonts w:ascii="Times New Roman" w:hAnsi="Times New Roman" w:cs="Times New Roman"/>
        </w:rPr>
        <w:t xml:space="preserve">The Feature Enhancement Phase is a critical stage in the fake currency detection system where the quality and discriminative power of extracted features are improved before classification. This phase ensures that the model focuses on the most important and distinguishing characteristics of real and counterfeit currency notes. </w:t>
      </w:r>
    </w:p>
    <w:p w14:paraId="50FF21C4" w14:textId="77777777" w:rsidR="00D91629" w:rsidRPr="00D91629" w:rsidRDefault="00D91629" w:rsidP="00620562">
      <w:pPr>
        <w:spacing w:line="360" w:lineRule="auto"/>
        <w:jc w:val="both"/>
        <w:rPr>
          <w:rFonts w:ascii="Times New Roman" w:hAnsi="Times New Roman" w:cs="Times New Roman"/>
          <w:b/>
          <w:bCs/>
        </w:rPr>
      </w:pPr>
      <w:r w:rsidRPr="00D91629">
        <w:rPr>
          <w:rFonts w:ascii="Times New Roman" w:hAnsi="Times New Roman" w:cs="Times New Roman"/>
          <w:b/>
          <w:bCs/>
        </w:rPr>
        <w:t>1. FEATURE NORMALIZATION</w:t>
      </w:r>
    </w:p>
    <w:p w14:paraId="66BF2C60" w14:textId="77777777" w:rsidR="00D91629" w:rsidRPr="00D91629" w:rsidRDefault="00D91629" w:rsidP="00620562">
      <w:pPr>
        <w:spacing w:line="360" w:lineRule="auto"/>
        <w:jc w:val="both"/>
        <w:rPr>
          <w:rFonts w:ascii="Times New Roman" w:hAnsi="Times New Roman" w:cs="Times New Roman"/>
        </w:rPr>
      </w:pPr>
      <w:r w:rsidRPr="00D91629">
        <w:rPr>
          <w:rFonts w:ascii="Times New Roman" w:hAnsi="Times New Roman" w:cs="Times New Roman"/>
          <w:b/>
          <w:bCs/>
        </w:rPr>
        <w:t>Description:</w:t>
      </w:r>
    </w:p>
    <w:p w14:paraId="4F16465A" w14:textId="77777777" w:rsidR="00D91629" w:rsidRPr="00D91629" w:rsidRDefault="00D91629" w:rsidP="000C7836">
      <w:pPr>
        <w:numPr>
          <w:ilvl w:val="0"/>
          <w:numId w:val="58"/>
        </w:numPr>
        <w:spacing w:line="360" w:lineRule="auto"/>
        <w:jc w:val="both"/>
        <w:rPr>
          <w:rFonts w:ascii="Times New Roman" w:hAnsi="Times New Roman" w:cs="Times New Roman"/>
        </w:rPr>
      </w:pPr>
      <w:r w:rsidRPr="00D91629">
        <w:rPr>
          <w:rFonts w:ascii="Times New Roman" w:hAnsi="Times New Roman" w:cs="Times New Roman"/>
        </w:rPr>
        <w:t xml:space="preserve">Adjusts feature values to a standard scale </w:t>
      </w:r>
    </w:p>
    <w:p w14:paraId="05B8F4A0" w14:textId="77777777" w:rsidR="00620562" w:rsidRDefault="00620562" w:rsidP="00620562">
      <w:pPr>
        <w:spacing w:line="360" w:lineRule="auto"/>
        <w:jc w:val="both"/>
        <w:rPr>
          <w:rFonts w:ascii="Times New Roman" w:hAnsi="Times New Roman" w:cs="Times New Roman"/>
          <w:b/>
          <w:bCs/>
        </w:rPr>
      </w:pPr>
    </w:p>
    <w:p w14:paraId="2495BE9E" w14:textId="24D475D3" w:rsidR="00D91629" w:rsidRPr="00D91629" w:rsidRDefault="00D91629" w:rsidP="00620562">
      <w:pPr>
        <w:spacing w:line="360" w:lineRule="auto"/>
        <w:jc w:val="both"/>
        <w:rPr>
          <w:rFonts w:ascii="Times New Roman" w:hAnsi="Times New Roman" w:cs="Times New Roman"/>
        </w:rPr>
      </w:pPr>
      <w:r w:rsidRPr="00D91629">
        <w:rPr>
          <w:rFonts w:ascii="Times New Roman" w:hAnsi="Times New Roman" w:cs="Times New Roman"/>
          <w:b/>
          <w:bCs/>
        </w:rPr>
        <w:t>Techniques Used:</w:t>
      </w:r>
    </w:p>
    <w:p w14:paraId="1FBE77A9" w14:textId="77777777" w:rsidR="00D91629" w:rsidRPr="00D91629" w:rsidRDefault="00D91629" w:rsidP="000C7836">
      <w:pPr>
        <w:numPr>
          <w:ilvl w:val="0"/>
          <w:numId w:val="59"/>
        </w:numPr>
        <w:spacing w:line="360" w:lineRule="auto"/>
        <w:jc w:val="both"/>
        <w:rPr>
          <w:rFonts w:ascii="Times New Roman" w:hAnsi="Times New Roman" w:cs="Times New Roman"/>
        </w:rPr>
      </w:pPr>
      <w:r w:rsidRPr="00D91629">
        <w:rPr>
          <w:rFonts w:ascii="Times New Roman" w:hAnsi="Times New Roman" w:cs="Times New Roman"/>
        </w:rPr>
        <w:t xml:space="preserve">Min-Max Normalization </w:t>
      </w:r>
    </w:p>
    <w:p w14:paraId="69015413" w14:textId="77777777" w:rsidR="00D91629" w:rsidRPr="00D91629" w:rsidRDefault="00D91629" w:rsidP="000C7836">
      <w:pPr>
        <w:numPr>
          <w:ilvl w:val="0"/>
          <w:numId w:val="59"/>
        </w:numPr>
        <w:spacing w:line="360" w:lineRule="auto"/>
        <w:jc w:val="both"/>
        <w:rPr>
          <w:rFonts w:ascii="Times New Roman" w:hAnsi="Times New Roman" w:cs="Times New Roman"/>
        </w:rPr>
      </w:pPr>
      <w:r w:rsidRPr="00D91629">
        <w:rPr>
          <w:rFonts w:ascii="Times New Roman" w:hAnsi="Times New Roman" w:cs="Times New Roman"/>
        </w:rPr>
        <w:t xml:space="preserve">Z-score normalization </w:t>
      </w:r>
    </w:p>
    <w:p w14:paraId="73035A41" w14:textId="77777777" w:rsidR="00D91629" w:rsidRPr="00D91629" w:rsidRDefault="00D91629" w:rsidP="00620562">
      <w:pPr>
        <w:spacing w:line="360" w:lineRule="auto"/>
        <w:jc w:val="both"/>
        <w:rPr>
          <w:rFonts w:ascii="Times New Roman" w:hAnsi="Times New Roman" w:cs="Times New Roman"/>
        </w:rPr>
      </w:pPr>
      <w:r w:rsidRPr="00D91629">
        <w:rPr>
          <w:rFonts w:ascii="Times New Roman" w:hAnsi="Times New Roman" w:cs="Times New Roman"/>
          <w:b/>
          <w:bCs/>
        </w:rPr>
        <w:t>Benefits:</w:t>
      </w:r>
    </w:p>
    <w:p w14:paraId="62AA6B65" w14:textId="77777777" w:rsidR="00D91629" w:rsidRPr="00D91629" w:rsidRDefault="00D91629" w:rsidP="000C7836">
      <w:pPr>
        <w:numPr>
          <w:ilvl w:val="0"/>
          <w:numId w:val="60"/>
        </w:numPr>
        <w:spacing w:line="360" w:lineRule="auto"/>
        <w:jc w:val="both"/>
        <w:rPr>
          <w:rFonts w:ascii="Times New Roman" w:hAnsi="Times New Roman" w:cs="Times New Roman"/>
        </w:rPr>
      </w:pPr>
      <w:r w:rsidRPr="00D91629">
        <w:rPr>
          <w:rFonts w:ascii="Times New Roman" w:hAnsi="Times New Roman" w:cs="Times New Roman"/>
        </w:rPr>
        <w:t xml:space="preserve">Prevents bias due to large value variations </w:t>
      </w:r>
    </w:p>
    <w:p w14:paraId="3EE6DE3A" w14:textId="77777777" w:rsidR="00D91629" w:rsidRPr="00D91629" w:rsidRDefault="00D91629" w:rsidP="000C7836">
      <w:pPr>
        <w:numPr>
          <w:ilvl w:val="0"/>
          <w:numId w:val="60"/>
        </w:numPr>
        <w:spacing w:line="360" w:lineRule="auto"/>
        <w:jc w:val="both"/>
        <w:rPr>
          <w:rFonts w:ascii="Times New Roman" w:hAnsi="Times New Roman" w:cs="Times New Roman"/>
        </w:rPr>
      </w:pPr>
      <w:r w:rsidRPr="00D91629">
        <w:rPr>
          <w:rFonts w:ascii="Times New Roman" w:hAnsi="Times New Roman" w:cs="Times New Roman"/>
        </w:rPr>
        <w:t>Improves model convergence</w:t>
      </w:r>
    </w:p>
    <w:p w14:paraId="561631D7" w14:textId="77777777" w:rsidR="001B0058" w:rsidRPr="001B0058" w:rsidRDefault="001B0058" w:rsidP="001B0058">
      <w:pPr>
        <w:spacing w:line="360" w:lineRule="auto"/>
        <w:jc w:val="both"/>
        <w:rPr>
          <w:rFonts w:ascii="Times New Roman" w:hAnsi="Times New Roman" w:cs="Times New Roman"/>
          <w:b/>
          <w:bCs/>
        </w:rPr>
      </w:pPr>
      <w:r w:rsidRPr="001B0058">
        <w:rPr>
          <w:rFonts w:ascii="Times New Roman" w:hAnsi="Times New Roman" w:cs="Times New Roman"/>
          <w:b/>
          <w:bCs/>
        </w:rPr>
        <w:t>2. FEATURE SELECTION</w:t>
      </w:r>
    </w:p>
    <w:p w14:paraId="2C82FB32" w14:textId="77777777" w:rsidR="001B0058" w:rsidRPr="001B0058" w:rsidRDefault="001B0058" w:rsidP="001B0058">
      <w:pPr>
        <w:spacing w:line="360" w:lineRule="auto"/>
        <w:jc w:val="both"/>
        <w:rPr>
          <w:rFonts w:ascii="Times New Roman" w:hAnsi="Times New Roman" w:cs="Times New Roman"/>
        </w:rPr>
      </w:pPr>
      <w:r w:rsidRPr="001B0058">
        <w:rPr>
          <w:rFonts w:ascii="Times New Roman" w:hAnsi="Times New Roman" w:cs="Times New Roman"/>
          <w:b/>
          <w:bCs/>
        </w:rPr>
        <w:t>Description:</w:t>
      </w:r>
    </w:p>
    <w:p w14:paraId="37EB6AD5" w14:textId="77777777" w:rsidR="001B0058" w:rsidRPr="001B0058" w:rsidRDefault="001B0058" w:rsidP="000C7836">
      <w:pPr>
        <w:numPr>
          <w:ilvl w:val="0"/>
          <w:numId w:val="61"/>
        </w:numPr>
        <w:spacing w:line="360" w:lineRule="auto"/>
        <w:jc w:val="both"/>
        <w:rPr>
          <w:rFonts w:ascii="Times New Roman" w:hAnsi="Times New Roman" w:cs="Times New Roman"/>
        </w:rPr>
      </w:pPr>
      <w:r w:rsidRPr="001B0058">
        <w:rPr>
          <w:rFonts w:ascii="Times New Roman" w:hAnsi="Times New Roman" w:cs="Times New Roman"/>
        </w:rPr>
        <w:t xml:space="preserve">Selects only the most relevant features for classification </w:t>
      </w:r>
    </w:p>
    <w:p w14:paraId="5D6E33A9" w14:textId="77777777" w:rsidR="001B0058" w:rsidRPr="001B0058" w:rsidRDefault="001B0058" w:rsidP="001B0058">
      <w:pPr>
        <w:spacing w:line="360" w:lineRule="auto"/>
        <w:jc w:val="both"/>
        <w:rPr>
          <w:rFonts w:ascii="Times New Roman" w:hAnsi="Times New Roman" w:cs="Times New Roman"/>
        </w:rPr>
      </w:pPr>
      <w:r w:rsidRPr="001B0058">
        <w:rPr>
          <w:rFonts w:ascii="Times New Roman" w:hAnsi="Times New Roman" w:cs="Times New Roman"/>
          <w:b/>
          <w:bCs/>
        </w:rPr>
        <w:t>Methods:</w:t>
      </w:r>
    </w:p>
    <w:p w14:paraId="67C0C2C4" w14:textId="77777777" w:rsidR="001B0058" w:rsidRPr="001B0058" w:rsidRDefault="001B0058" w:rsidP="000C7836">
      <w:pPr>
        <w:numPr>
          <w:ilvl w:val="0"/>
          <w:numId w:val="62"/>
        </w:numPr>
        <w:spacing w:line="360" w:lineRule="auto"/>
        <w:jc w:val="both"/>
        <w:rPr>
          <w:rFonts w:ascii="Times New Roman" w:hAnsi="Times New Roman" w:cs="Times New Roman"/>
        </w:rPr>
      </w:pPr>
      <w:r w:rsidRPr="001B0058">
        <w:rPr>
          <w:rFonts w:ascii="Times New Roman" w:hAnsi="Times New Roman" w:cs="Times New Roman"/>
        </w:rPr>
        <w:t xml:space="preserve">Statistical methods </w:t>
      </w:r>
    </w:p>
    <w:p w14:paraId="47529AC6" w14:textId="53CB0C0F" w:rsidR="001B0058" w:rsidRPr="001B0058" w:rsidRDefault="001B0058" w:rsidP="000C7836">
      <w:pPr>
        <w:numPr>
          <w:ilvl w:val="0"/>
          <w:numId w:val="62"/>
        </w:numPr>
        <w:spacing w:line="360" w:lineRule="auto"/>
        <w:jc w:val="both"/>
        <w:rPr>
          <w:rFonts w:ascii="Times New Roman" w:hAnsi="Times New Roman" w:cs="Times New Roman"/>
        </w:rPr>
      </w:pPr>
      <w:r w:rsidRPr="001B0058">
        <w:rPr>
          <w:rFonts w:ascii="Times New Roman" w:hAnsi="Times New Roman" w:cs="Times New Roman"/>
        </w:rPr>
        <w:t xml:space="preserve">Importance-based selection </w:t>
      </w:r>
    </w:p>
    <w:p w14:paraId="4708681C" w14:textId="77777777" w:rsidR="001B0058" w:rsidRPr="001B0058" w:rsidRDefault="001B0058" w:rsidP="001B0058">
      <w:pPr>
        <w:spacing w:line="360" w:lineRule="auto"/>
        <w:jc w:val="both"/>
        <w:rPr>
          <w:rFonts w:ascii="Times New Roman" w:hAnsi="Times New Roman" w:cs="Times New Roman"/>
        </w:rPr>
      </w:pPr>
      <w:r w:rsidRPr="001B0058">
        <w:rPr>
          <w:rFonts w:ascii="Times New Roman" w:hAnsi="Times New Roman" w:cs="Times New Roman"/>
          <w:b/>
          <w:bCs/>
        </w:rPr>
        <w:t>Benefits:</w:t>
      </w:r>
    </w:p>
    <w:p w14:paraId="288ECD45" w14:textId="77777777" w:rsidR="001B0058" w:rsidRPr="001B0058" w:rsidRDefault="001B0058" w:rsidP="000C7836">
      <w:pPr>
        <w:numPr>
          <w:ilvl w:val="0"/>
          <w:numId w:val="63"/>
        </w:numPr>
        <w:spacing w:line="360" w:lineRule="auto"/>
        <w:jc w:val="both"/>
        <w:rPr>
          <w:rFonts w:ascii="Times New Roman" w:hAnsi="Times New Roman" w:cs="Times New Roman"/>
        </w:rPr>
      </w:pPr>
      <w:r w:rsidRPr="001B0058">
        <w:rPr>
          <w:rFonts w:ascii="Times New Roman" w:hAnsi="Times New Roman" w:cs="Times New Roman"/>
        </w:rPr>
        <w:t xml:space="preserve">Reduces dimensionality </w:t>
      </w:r>
    </w:p>
    <w:p w14:paraId="09659468" w14:textId="77777777" w:rsidR="001B0058" w:rsidRPr="001B0058" w:rsidRDefault="001B0058" w:rsidP="000C7836">
      <w:pPr>
        <w:numPr>
          <w:ilvl w:val="0"/>
          <w:numId w:val="63"/>
        </w:numPr>
        <w:spacing w:line="360" w:lineRule="auto"/>
        <w:jc w:val="both"/>
        <w:rPr>
          <w:rFonts w:ascii="Times New Roman" w:hAnsi="Times New Roman" w:cs="Times New Roman"/>
        </w:rPr>
      </w:pPr>
      <w:r w:rsidRPr="001B0058">
        <w:rPr>
          <w:rFonts w:ascii="Times New Roman" w:hAnsi="Times New Roman" w:cs="Times New Roman"/>
        </w:rPr>
        <w:t xml:space="preserve">Removes redundant and irrelevant features </w:t>
      </w:r>
    </w:p>
    <w:p w14:paraId="14D58855" w14:textId="77777777" w:rsidR="00B1551F" w:rsidRPr="00B1551F" w:rsidRDefault="00B1551F" w:rsidP="00B1551F">
      <w:pPr>
        <w:spacing w:line="360" w:lineRule="auto"/>
        <w:jc w:val="both"/>
        <w:rPr>
          <w:rFonts w:ascii="Times New Roman" w:hAnsi="Times New Roman" w:cs="Times New Roman"/>
          <w:b/>
          <w:bCs/>
        </w:rPr>
      </w:pPr>
      <w:r w:rsidRPr="00B1551F">
        <w:rPr>
          <w:rFonts w:ascii="Times New Roman" w:hAnsi="Times New Roman" w:cs="Times New Roman"/>
          <w:b/>
          <w:bCs/>
        </w:rPr>
        <w:t>3. FEATURE SCALING</w:t>
      </w:r>
    </w:p>
    <w:p w14:paraId="5EDBD92D" w14:textId="77777777" w:rsidR="00B1551F" w:rsidRPr="00B1551F" w:rsidRDefault="00B1551F" w:rsidP="00B1551F">
      <w:pPr>
        <w:spacing w:line="360" w:lineRule="auto"/>
        <w:jc w:val="both"/>
        <w:rPr>
          <w:rFonts w:ascii="Times New Roman" w:hAnsi="Times New Roman" w:cs="Times New Roman"/>
        </w:rPr>
      </w:pPr>
      <w:r w:rsidRPr="00B1551F">
        <w:rPr>
          <w:rFonts w:ascii="Times New Roman" w:hAnsi="Times New Roman" w:cs="Times New Roman"/>
          <w:b/>
          <w:bCs/>
        </w:rPr>
        <w:t>Description:</w:t>
      </w:r>
    </w:p>
    <w:p w14:paraId="33278B4F" w14:textId="77777777" w:rsidR="00B1551F" w:rsidRPr="00B1551F" w:rsidRDefault="00B1551F" w:rsidP="000C7836">
      <w:pPr>
        <w:numPr>
          <w:ilvl w:val="0"/>
          <w:numId w:val="64"/>
        </w:numPr>
        <w:spacing w:line="360" w:lineRule="auto"/>
        <w:jc w:val="both"/>
        <w:rPr>
          <w:rFonts w:ascii="Times New Roman" w:hAnsi="Times New Roman" w:cs="Times New Roman"/>
        </w:rPr>
      </w:pPr>
      <w:r w:rsidRPr="00B1551F">
        <w:rPr>
          <w:rFonts w:ascii="Times New Roman" w:hAnsi="Times New Roman" w:cs="Times New Roman"/>
        </w:rPr>
        <w:t xml:space="preserve">Ensures all features contribute equally </w:t>
      </w:r>
    </w:p>
    <w:p w14:paraId="0F182820" w14:textId="77777777" w:rsidR="00B1551F" w:rsidRPr="00B1551F" w:rsidRDefault="00B1551F" w:rsidP="00B1551F">
      <w:pPr>
        <w:spacing w:line="360" w:lineRule="auto"/>
        <w:jc w:val="both"/>
        <w:rPr>
          <w:rFonts w:ascii="Times New Roman" w:hAnsi="Times New Roman" w:cs="Times New Roman"/>
        </w:rPr>
      </w:pPr>
      <w:r w:rsidRPr="00B1551F">
        <w:rPr>
          <w:rFonts w:ascii="Times New Roman" w:hAnsi="Times New Roman" w:cs="Times New Roman"/>
          <w:b/>
          <w:bCs/>
        </w:rPr>
        <w:t>Techniques:</w:t>
      </w:r>
    </w:p>
    <w:p w14:paraId="2CC7FF9C" w14:textId="77777777" w:rsidR="00B1551F" w:rsidRPr="00B1551F" w:rsidRDefault="00B1551F" w:rsidP="000C7836">
      <w:pPr>
        <w:numPr>
          <w:ilvl w:val="0"/>
          <w:numId w:val="65"/>
        </w:numPr>
        <w:spacing w:line="360" w:lineRule="auto"/>
        <w:jc w:val="both"/>
        <w:rPr>
          <w:rFonts w:ascii="Times New Roman" w:hAnsi="Times New Roman" w:cs="Times New Roman"/>
        </w:rPr>
      </w:pPr>
      <w:r w:rsidRPr="00B1551F">
        <w:rPr>
          <w:rFonts w:ascii="Times New Roman" w:hAnsi="Times New Roman" w:cs="Times New Roman"/>
        </w:rPr>
        <w:t xml:space="preserve">Standardization </w:t>
      </w:r>
    </w:p>
    <w:p w14:paraId="0FA5CF0E" w14:textId="77777777" w:rsidR="00B1551F" w:rsidRPr="00B1551F" w:rsidRDefault="00B1551F" w:rsidP="000C7836">
      <w:pPr>
        <w:numPr>
          <w:ilvl w:val="0"/>
          <w:numId w:val="65"/>
        </w:numPr>
        <w:spacing w:line="360" w:lineRule="auto"/>
        <w:jc w:val="both"/>
        <w:rPr>
          <w:rFonts w:ascii="Times New Roman" w:hAnsi="Times New Roman" w:cs="Times New Roman"/>
        </w:rPr>
      </w:pPr>
      <w:r w:rsidRPr="00B1551F">
        <w:rPr>
          <w:rFonts w:ascii="Times New Roman" w:hAnsi="Times New Roman" w:cs="Times New Roman"/>
        </w:rPr>
        <w:t xml:space="preserve">Normalization </w:t>
      </w:r>
    </w:p>
    <w:p w14:paraId="6704F538" w14:textId="77777777" w:rsidR="00B1551F" w:rsidRPr="00B1551F" w:rsidRDefault="00B1551F" w:rsidP="00B1551F">
      <w:pPr>
        <w:spacing w:line="360" w:lineRule="auto"/>
        <w:jc w:val="both"/>
        <w:rPr>
          <w:rFonts w:ascii="Times New Roman" w:hAnsi="Times New Roman" w:cs="Times New Roman"/>
        </w:rPr>
      </w:pPr>
      <w:r w:rsidRPr="00B1551F">
        <w:rPr>
          <w:rFonts w:ascii="Times New Roman" w:hAnsi="Times New Roman" w:cs="Times New Roman"/>
          <w:b/>
          <w:bCs/>
        </w:rPr>
        <w:t>Benefits:</w:t>
      </w:r>
    </w:p>
    <w:p w14:paraId="44405AD5" w14:textId="77777777" w:rsidR="00B1551F" w:rsidRPr="00B1551F" w:rsidRDefault="00B1551F" w:rsidP="000C7836">
      <w:pPr>
        <w:numPr>
          <w:ilvl w:val="0"/>
          <w:numId w:val="66"/>
        </w:numPr>
        <w:spacing w:line="360" w:lineRule="auto"/>
        <w:jc w:val="both"/>
        <w:rPr>
          <w:rFonts w:ascii="Times New Roman" w:hAnsi="Times New Roman" w:cs="Times New Roman"/>
        </w:rPr>
      </w:pPr>
      <w:r w:rsidRPr="00B1551F">
        <w:rPr>
          <w:rFonts w:ascii="Times New Roman" w:hAnsi="Times New Roman" w:cs="Times New Roman"/>
        </w:rPr>
        <w:t xml:space="preserve">Improves learning efficiency </w:t>
      </w:r>
    </w:p>
    <w:p w14:paraId="73E97006" w14:textId="77777777" w:rsidR="00B1551F" w:rsidRPr="00B1551F" w:rsidRDefault="00B1551F" w:rsidP="000C7836">
      <w:pPr>
        <w:numPr>
          <w:ilvl w:val="0"/>
          <w:numId w:val="66"/>
        </w:numPr>
        <w:spacing w:line="360" w:lineRule="auto"/>
        <w:jc w:val="both"/>
        <w:rPr>
          <w:rFonts w:ascii="Times New Roman" w:hAnsi="Times New Roman" w:cs="Times New Roman"/>
        </w:rPr>
      </w:pPr>
      <w:r w:rsidRPr="00B1551F">
        <w:rPr>
          <w:rFonts w:ascii="Times New Roman" w:hAnsi="Times New Roman" w:cs="Times New Roman"/>
        </w:rPr>
        <w:lastRenderedPageBreak/>
        <w:t>Prevents dominance of certain features</w:t>
      </w:r>
    </w:p>
    <w:p w14:paraId="297BB9A5" w14:textId="77777777" w:rsidR="00B1551F" w:rsidRPr="00B1551F" w:rsidRDefault="00B1551F" w:rsidP="00B1551F">
      <w:pPr>
        <w:spacing w:line="360" w:lineRule="auto"/>
        <w:jc w:val="both"/>
        <w:rPr>
          <w:rFonts w:ascii="Times New Roman" w:hAnsi="Times New Roman" w:cs="Times New Roman"/>
          <w:b/>
          <w:bCs/>
        </w:rPr>
      </w:pPr>
      <w:r w:rsidRPr="00B1551F">
        <w:rPr>
          <w:rFonts w:ascii="Times New Roman" w:hAnsi="Times New Roman" w:cs="Times New Roman"/>
          <w:b/>
          <w:bCs/>
        </w:rPr>
        <w:t>4. IMAGE FEATURE ENHANCEMENT TECHNIQUES</w:t>
      </w:r>
    </w:p>
    <w:p w14:paraId="0A8DB022" w14:textId="77777777" w:rsidR="00B1551F" w:rsidRPr="00B1551F" w:rsidRDefault="00B1551F" w:rsidP="00B1551F">
      <w:pPr>
        <w:spacing w:line="360" w:lineRule="auto"/>
        <w:jc w:val="both"/>
        <w:rPr>
          <w:rFonts w:ascii="Times New Roman" w:hAnsi="Times New Roman" w:cs="Times New Roman"/>
        </w:rPr>
      </w:pPr>
      <w:r w:rsidRPr="00B1551F">
        <w:rPr>
          <w:rFonts w:ascii="Times New Roman" w:hAnsi="Times New Roman" w:cs="Times New Roman"/>
        </w:rPr>
        <w:t>These techniques improve visual features before or after extraction:</w:t>
      </w:r>
    </w:p>
    <w:p w14:paraId="78AABCE0" w14:textId="77777777" w:rsidR="00B1551F" w:rsidRPr="00B1551F" w:rsidRDefault="00B1551F" w:rsidP="000C7836">
      <w:pPr>
        <w:numPr>
          <w:ilvl w:val="0"/>
          <w:numId w:val="67"/>
        </w:numPr>
        <w:spacing w:line="360" w:lineRule="auto"/>
        <w:jc w:val="both"/>
        <w:rPr>
          <w:rFonts w:ascii="Times New Roman" w:hAnsi="Times New Roman" w:cs="Times New Roman"/>
        </w:rPr>
      </w:pPr>
      <w:r w:rsidRPr="00B1551F">
        <w:rPr>
          <w:rFonts w:ascii="Times New Roman" w:hAnsi="Times New Roman" w:cs="Times New Roman"/>
          <w:b/>
          <w:bCs/>
        </w:rPr>
        <w:t>Edge Detection:</w:t>
      </w:r>
      <w:r w:rsidRPr="00B1551F">
        <w:rPr>
          <w:rFonts w:ascii="Times New Roman" w:hAnsi="Times New Roman" w:cs="Times New Roman"/>
        </w:rPr>
        <w:t xml:space="preserve"> Highlights boundaries of patterns </w:t>
      </w:r>
    </w:p>
    <w:p w14:paraId="491CC3E0" w14:textId="77777777" w:rsidR="00B1551F" w:rsidRPr="00B1551F" w:rsidRDefault="00B1551F" w:rsidP="000C7836">
      <w:pPr>
        <w:numPr>
          <w:ilvl w:val="0"/>
          <w:numId w:val="67"/>
        </w:numPr>
        <w:spacing w:line="360" w:lineRule="auto"/>
        <w:jc w:val="both"/>
        <w:rPr>
          <w:rFonts w:ascii="Times New Roman" w:hAnsi="Times New Roman" w:cs="Times New Roman"/>
        </w:rPr>
      </w:pPr>
      <w:r w:rsidRPr="00B1551F">
        <w:rPr>
          <w:rFonts w:ascii="Times New Roman" w:hAnsi="Times New Roman" w:cs="Times New Roman"/>
          <w:b/>
          <w:bCs/>
        </w:rPr>
        <w:t>Contrast Enhancement:</w:t>
      </w:r>
      <w:r w:rsidRPr="00B1551F">
        <w:rPr>
          <w:rFonts w:ascii="Times New Roman" w:hAnsi="Times New Roman" w:cs="Times New Roman"/>
        </w:rPr>
        <w:t xml:space="preserve"> Improves visibility of hidden features </w:t>
      </w:r>
    </w:p>
    <w:p w14:paraId="6F9354CB" w14:textId="77777777" w:rsidR="00B1551F" w:rsidRPr="00B1551F" w:rsidRDefault="00B1551F" w:rsidP="000C7836">
      <w:pPr>
        <w:numPr>
          <w:ilvl w:val="0"/>
          <w:numId w:val="67"/>
        </w:numPr>
        <w:spacing w:line="360" w:lineRule="auto"/>
        <w:jc w:val="both"/>
        <w:rPr>
          <w:rFonts w:ascii="Times New Roman" w:hAnsi="Times New Roman" w:cs="Times New Roman"/>
        </w:rPr>
      </w:pPr>
      <w:r w:rsidRPr="00B1551F">
        <w:rPr>
          <w:rFonts w:ascii="Times New Roman" w:hAnsi="Times New Roman" w:cs="Times New Roman"/>
          <w:b/>
          <w:bCs/>
        </w:rPr>
        <w:t>Sharpening Filters:</w:t>
      </w:r>
      <w:r w:rsidRPr="00B1551F">
        <w:rPr>
          <w:rFonts w:ascii="Times New Roman" w:hAnsi="Times New Roman" w:cs="Times New Roman"/>
        </w:rPr>
        <w:t xml:space="preserve"> Enhances fine details </w:t>
      </w:r>
    </w:p>
    <w:p w14:paraId="0228E995" w14:textId="77777777" w:rsidR="00B1551F" w:rsidRPr="00B1551F" w:rsidRDefault="00B1551F" w:rsidP="000C7836">
      <w:pPr>
        <w:numPr>
          <w:ilvl w:val="0"/>
          <w:numId w:val="67"/>
        </w:numPr>
        <w:spacing w:line="360" w:lineRule="auto"/>
        <w:jc w:val="both"/>
        <w:rPr>
          <w:rFonts w:ascii="Times New Roman" w:hAnsi="Times New Roman" w:cs="Times New Roman"/>
        </w:rPr>
      </w:pPr>
      <w:r w:rsidRPr="00B1551F">
        <w:rPr>
          <w:rFonts w:ascii="Times New Roman" w:hAnsi="Times New Roman" w:cs="Times New Roman"/>
          <w:b/>
          <w:bCs/>
        </w:rPr>
        <w:t>Histogram Equalization:</w:t>
      </w:r>
      <w:r w:rsidRPr="00B1551F">
        <w:rPr>
          <w:rFonts w:ascii="Times New Roman" w:hAnsi="Times New Roman" w:cs="Times New Roman"/>
        </w:rPr>
        <w:t xml:space="preserve"> Balances brightness levels </w:t>
      </w:r>
    </w:p>
    <w:p w14:paraId="7695BA17" w14:textId="77777777" w:rsidR="00B1551F" w:rsidRPr="00B1551F" w:rsidRDefault="00B1551F" w:rsidP="00B1551F">
      <w:pPr>
        <w:spacing w:line="360" w:lineRule="auto"/>
        <w:jc w:val="both"/>
        <w:rPr>
          <w:rFonts w:ascii="Times New Roman" w:hAnsi="Times New Roman" w:cs="Times New Roman"/>
        </w:rPr>
      </w:pPr>
      <w:r w:rsidRPr="00B1551F">
        <w:rPr>
          <w:rFonts w:ascii="Times New Roman" w:hAnsi="Times New Roman" w:cs="Times New Roman"/>
          <w:b/>
          <w:bCs/>
        </w:rPr>
        <w:t>Benefits:</w:t>
      </w:r>
    </w:p>
    <w:p w14:paraId="6910F0B4" w14:textId="77777777" w:rsidR="00B1551F" w:rsidRPr="00B1551F" w:rsidRDefault="00B1551F" w:rsidP="000C7836">
      <w:pPr>
        <w:numPr>
          <w:ilvl w:val="0"/>
          <w:numId w:val="68"/>
        </w:numPr>
        <w:spacing w:line="360" w:lineRule="auto"/>
        <w:jc w:val="both"/>
        <w:rPr>
          <w:rFonts w:ascii="Times New Roman" w:hAnsi="Times New Roman" w:cs="Times New Roman"/>
        </w:rPr>
      </w:pPr>
      <w:r w:rsidRPr="00B1551F">
        <w:rPr>
          <w:rFonts w:ascii="Times New Roman" w:hAnsi="Times New Roman" w:cs="Times New Roman"/>
        </w:rPr>
        <w:t xml:space="preserve">Makes security features more prominent </w:t>
      </w:r>
    </w:p>
    <w:p w14:paraId="3458CFDA" w14:textId="6BDD2E6D" w:rsidR="00B1551F" w:rsidRPr="00951384" w:rsidRDefault="00B1551F" w:rsidP="000C7836">
      <w:pPr>
        <w:numPr>
          <w:ilvl w:val="0"/>
          <w:numId w:val="68"/>
        </w:numPr>
        <w:spacing w:line="360" w:lineRule="auto"/>
        <w:jc w:val="both"/>
        <w:rPr>
          <w:rFonts w:ascii="Times New Roman" w:hAnsi="Times New Roman" w:cs="Times New Roman"/>
        </w:rPr>
      </w:pPr>
      <w:r w:rsidRPr="00B1551F">
        <w:rPr>
          <w:rFonts w:ascii="Times New Roman" w:hAnsi="Times New Roman" w:cs="Times New Roman"/>
        </w:rPr>
        <w:t>Helps model detect subtle differences</w:t>
      </w:r>
      <w:r w:rsidR="00951384" w:rsidRPr="00951384">
        <w:rPr>
          <w:rFonts w:ascii="Times New Roman" w:hAnsi="Times New Roman" w:cs="Times New Roman"/>
        </w:rPr>
        <w:t xml:space="preserve"> </w:t>
      </w:r>
    </w:p>
    <w:p w14:paraId="265CC37D" w14:textId="7A5DA060" w:rsidR="00825C2C" w:rsidRPr="00825C2C" w:rsidRDefault="00825C2C" w:rsidP="000D4662">
      <w:pPr>
        <w:spacing w:line="360" w:lineRule="auto"/>
        <w:jc w:val="both"/>
        <w:rPr>
          <w:rFonts w:ascii="Times New Roman" w:hAnsi="Times New Roman" w:cs="Times New Roman"/>
        </w:rPr>
      </w:pPr>
      <w:r w:rsidRPr="00825C2C">
        <w:rPr>
          <w:rFonts w:ascii="Times New Roman" w:hAnsi="Times New Roman" w:cs="Times New Roman"/>
          <w:b/>
          <w:bCs/>
        </w:rPr>
        <w:t>7.3 FORECASTING PROCESS (USING TRANSFORMER)</w:t>
      </w:r>
    </w:p>
    <w:p w14:paraId="4403DDC9" w14:textId="77777777" w:rsidR="00760783" w:rsidRDefault="00760783" w:rsidP="00760783">
      <w:pPr>
        <w:spacing w:line="360" w:lineRule="auto"/>
        <w:jc w:val="both"/>
        <w:rPr>
          <w:rFonts w:ascii="Times New Roman" w:hAnsi="Times New Roman" w:cs="Times New Roman"/>
        </w:rPr>
      </w:pPr>
      <w:r w:rsidRPr="00760783">
        <w:rPr>
          <w:rFonts w:ascii="Times New Roman" w:hAnsi="Times New Roman" w:cs="Times New Roman"/>
        </w:rPr>
        <w:t>The Forecasting Process refers to predicting the outcome (real or fake currency) based on the trained model.</w:t>
      </w:r>
    </w:p>
    <w:p w14:paraId="429A5FEA" w14:textId="77777777" w:rsidR="00760783" w:rsidRDefault="00760783" w:rsidP="00760783">
      <w:pPr>
        <w:spacing w:line="360" w:lineRule="auto"/>
        <w:jc w:val="both"/>
        <w:rPr>
          <w:rFonts w:ascii="Times New Roman" w:hAnsi="Times New Roman" w:cs="Times New Roman"/>
        </w:rPr>
      </w:pPr>
    </w:p>
    <w:p w14:paraId="592FA085" w14:textId="17DDF841" w:rsidR="00760783" w:rsidRPr="00951384" w:rsidRDefault="00760783" w:rsidP="000C7836">
      <w:pPr>
        <w:pStyle w:val="ListParagraph"/>
        <w:numPr>
          <w:ilvl w:val="1"/>
          <w:numId w:val="67"/>
        </w:numPr>
        <w:spacing w:line="360" w:lineRule="auto"/>
        <w:jc w:val="both"/>
        <w:rPr>
          <w:rFonts w:ascii="Times New Roman" w:hAnsi="Times New Roman" w:cs="Times New Roman"/>
        </w:rPr>
      </w:pPr>
      <w:r w:rsidRPr="00951384">
        <w:rPr>
          <w:rFonts w:ascii="Times New Roman" w:hAnsi="Times New Roman" w:cs="Times New Roman"/>
          <w:b/>
          <w:bCs/>
        </w:rPr>
        <w:t>Input Data</w:t>
      </w:r>
      <w:r w:rsidRPr="00951384">
        <w:rPr>
          <w:rFonts w:ascii="Times New Roman" w:hAnsi="Times New Roman" w:cs="Times New Roman"/>
        </w:rPr>
        <w:t xml:space="preserve"> </w:t>
      </w:r>
    </w:p>
    <w:p w14:paraId="132DFB1E" w14:textId="77777777" w:rsidR="00760783" w:rsidRPr="00760783" w:rsidRDefault="00760783" w:rsidP="000C7836">
      <w:pPr>
        <w:numPr>
          <w:ilvl w:val="0"/>
          <w:numId w:val="69"/>
        </w:numPr>
        <w:spacing w:line="360" w:lineRule="auto"/>
        <w:jc w:val="both"/>
        <w:rPr>
          <w:rFonts w:ascii="Times New Roman" w:hAnsi="Times New Roman" w:cs="Times New Roman"/>
        </w:rPr>
      </w:pPr>
      <w:r w:rsidRPr="00760783">
        <w:rPr>
          <w:rFonts w:ascii="Times New Roman" w:hAnsi="Times New Roman" w:cs="Times New Roman"/>
        </w:rPr>
        <w:t xml:space="preserve">New currency image is provided to the system </w:t>
      </w:r>
    </w:p>
    <w:p w14:paraId="6607577B" w14:textId="6F5E6DA8" w:rsidR="00760783" w:rsidRPr="00951384" w:rsidRDefault="00760783" w:rsidP="000C7836">
      <w:pPr>
        <w:pStyle w:val="ListParagraph"/>
        <w:numPr>
          <w:ilvl w:val="1"/>
          <w:numId w:val="67"/>
        </w:numPr>
        <w:spacing w:line="360" w:lineRule="auto"/>
        <w:jc w:val="both"/>
        <w:rPr>
          <w:rFonts w:ascii="Times New Roman" w:hAnsi="Times New Roman" w:cs="Times New Roman"/>
        </w:rPr>
      </w:pPr>
      <w:r w:rsidRPr="00951384">
        <w:rPr>
          <w:rFonts w:ascii="Times New Roman" w:hAnsi="Times New Roman" w:cs="Times New Roman"/>
          <w:b/>
          <w:bCs/>
        </w:rPr>
        <w:t>Preprocessing</w:t>
      </w:r>
      <w:r w:rsidRPr="00951384">
        <w:rPr>
          <w:rFonts w:ascii="Times New Roman" w:hAnsi="Times New Roman" w:cs="Times New Roman"/>
        </w:rPr>
        <w:t xml:space="preserve"> </w:t>
      </w:r>
    </w:p>
    <w:p w14:paraId="42B4029E" w14:textId="77777777" w:rsidR="00760783" w:rsidRPr="00760783" w:rsidRDefault="00760783" w:rsidP="000C7836">
      <w:pPr>
        <w:numPr>
          <w:ilvl w:val="0"/>
          <w:numId w:val="70"/>
        </w:numPr>
        <w:spacing w:line="360" w:lineRule="auto"/>
        <w:jc w:val="both"/>
        <w:rPr>
          <w:rFonts w:ascii="Times New Roman" w:hAnsi="Times New Roman" w:cs="Times New Roman"/>
        </w:rPr>
      </w:pPr>
      <w:r w:rsidRPr="00760783">
        <w:rPr>
          <w:rFonts w:ascii="Times New Roman" w:hAnsi="Times New Roman" w:cs="Times New Roman"/>
        </w:rPr>
        <w:t xml:space="preserve">Image is resized, normalized, and cleaned </w:t>
      </w:r>
    </w:p>
    <w:p w14:paraId="0ED547AF" w14:textId="06F9C3AF" w:rsidR="00760783" w:rsidRPr="00951384" w:rsidRDefault="00760783" w:rsidP="000C7836">
      <w:pPr>
        <w:pStyle w:val="ListParagraph"/>
        <w:numPr>
          <w:ilvl w:val="1"/>
          <w:numId w:val="67"/>
        </w:numPr>
        <w:spacing w:line="360" w:lineRule="auto"/>
        <w:jc w:val="both"/>
        <w:rPr>
          <w:rFonts w:ascii="Times New Roman" w:hAnsi="Times New Roman" w:cs="Times New Roman"/>
        </w:rPr>
      </w:pPr>
      <w:r w:rsidRPr="00951384">
        <w:rPr>
          <w:rFonts w:ascii="Times New Roman" w:hAnsi="Times New Roman" w:cs="Times New Roman"/>
          <w:b/>
          <w:bCs/>
        </w:rPr>
        <w:t>Feature Extraction</w:t>
      </w:r>
      <w:r w:rsidRPr="00951384">
        <w:rPr>
          <w:rFonts w:ascii="Times New Roman" w:hAnsi="Times New Roman" w:cs="Times New Roman"/>
        </w:rPr>
        <w:t xml:space="preserve"> </w:t>
      </w:r>
    </w:p>
    <w:p w14:paraId="272BC7B6" w14:textId="77777777" w:rsidR="00760783" w:rsidRPr="00760783" w:rsidRDefault="00760783" w:rsidP="000C7836">
      <w:pPr>
        <w:numPr>
          <w:ilvl w:val="0"/>
          <w:numId w:val="71"/>
        </w:numPr>
        <w:spacing w:line="360" w:lineRule="auto"/>
        <w:jc w:val="both"/>
        <w:rPr>
          <w:rFonts w:ascii="Times New Roman" w:hAnsi="Times New Roman" w:cs="Times New Roman"/>
        </w:rPr>
      </w:pPr>
      <w:r w:rsidRPr="00760783">
        <w:rPr>
          <w:rFonts w:ascii="Times New Roman" w:hAnsi="Times New Roman" w:cs="Times New Roman"/>
        </w:rPr>
        <w:t xml:space="preserve">Important features are extracted using the trained model (Transformer/CNN) </w:t>
      </w:r>
    </w:p>
    <w:p w14:paraId="5599615D" w14:textId="5FE559D1" w:rsidR="00760783" w:rsidRPr="00951384" w:rsidRDefault="00760783" w:rsidP="000C7836">
      <w:pPr>
        <w:pStyle w:val="ListParagraph"/>
        <w:numPr>
          <w:ilvl w:val="1"/>
          <w:numId w:val="67"/>
        </w:numPr>
        <w:spacing w:line="360" w:lineRule="auto"/>
        <w:jc w:val="both"/>
        <w:rPr>
          <w:rFonts w:ascii="Times New Roman" w:hAnsi="Times New Roman" w:cs="Times New Roman"/>
        </w:rPr>
      </w:pPr>
      <w:r w:rsidRPr="00951384">
        <w:rPr>
          <w:rFonts w:ascii="Times New Roman" w:hAnsi="Times New Roman" w:cs="Times New Roman"/>
          <w:b/>
          <w:bCs/>
        </w:rPr>
        <w:t>Prediction (Forecasting)</w:t>
      </w:r>
      <w:r w:rsidRPr="00951384">
        <w:rPr>
          <w:rFonts w:ascii="Times New Roman" w:hAnsi="Times New Roman" w:cs="Times New Roman"/>
        </w:rPr>
        <w:t xml:space="preserve"> </w:t>
      </w:r>
    </w:p>
    <w:p w14:paraId="78391B3A" w14:textId="77777777" w:rsidR="00760783" w:rsidRPr="00760783" w:rsidRDefault="00760783" w:rsidP="000C7836">
      <w:pPr>
        <w:numPr>
          <w:ilvl w:val="0"/>
          <w:numId w:val="72"/>
        </w:numPr>
        <w:spacing w:line="360" w:lineRule="auto"/>
        <w:jc w:val="both"/>
        <w:rPr>
          <w:rFonts w:ascii="Times New Roman" w:hAnsi="Times New Roman" w:cs="Times New Roman"/>
        </w:rPr>
      </w:pPr>
      <w:r w:rsidRPr="00760783">
        <w:rPr>
          <w:rFonts w:ascii="Times New Roman" w:hAnsi="Times New Roman" w:cs="Times New Roman"/>
        </w:rPr>
        <w:t xml:space="preserve">The trained model </w:t>
      </w:r>
      <w:proofErr w:type="spellStart"/>
      <w:r w:rsidRPr="00760783">
        <w:rPr>
          <w:rFonts w:ascii="Times New Roman" w:hAnsi="Times New Roman" w:cs="Times New Roman"/>
        </w:rPr>
        <w:t>analyzes</w:t>
      </w:r>
      <w:proofErr w:type="spellEnd"/>
      <w:r w:rsidRPr="00760783">
        <w:rPr>
          <w:rFonts w:ascii="Times New Roman" w:hAnsi="Times New Roman" w:cs="Times New Roman"/>
        </w:rPr>
        <w:t xml:space="preserve"> features and predicts the result </w:t>
      </w:r>
    </w:p>
    <w:p w14:paraId="41D6763C" w14:textId="2FC73E94" w:rsidR="00760783" w:rsidRPr="00951384" w:rsidRDefault="00760783" w:rsidP="000C7836">
      <w:pPr>
        <w:pStyle w:val="ListParagraph"/>
        <w:numPr>
          <w:ilvl w:val="1"/>
          <w:numId w:val="67"/>
        </w:numPr>
        <w:spacing w:line="360" w:lineRule="auto"/>
        <w:jc w:val="both"/>
        <w:rPr>
          <w:rFonts w:ascii="Times New Roman" w:hAnsi="Times New Roman" w:cs="Times New Roman"/>
        </w:rPr>
      </w:pPr>
      <w:r w:rsidRPr="00951384">
        <w:rPr>
          <w:rFonts w:ascii="Times New Roman" w:hAnsi="Times New Roman" w:cs="Times New Roman"/>
          <w:b/>
          <w:bCs/>
        </w:rPr>
        <w:t>Output Generation</w:t>
      </w:r>
      <w:r w:rsidRPr="00951384">
        <w:rPr>
          <w:rFonts w:ascii="Times New Roman" w:hAnsi="Times New Roman" w:cs="Times New Roman"/>
        </w:rPr>
        <w:t xml:space="preserve"> </w:t>
      </w:r>
    </w:p>
    <w:p w14:paraId="5B82A081" w14:textId="77777777" w:rsidR="00760783" w:rsidRPr="00760783" w:rsidRDefault="00760783" w:rsidP="000C7836">
      <w:pPr>
        <w:numPr>
          <w:ilvl w:val="0"/>
          <w:numId w:val="73"/>
        </w:numPr>
        <w:spacing w:line="360" w:lineRule="auto"/>
        <w:jc w:val="both"/>
        <w:rPr>
          <w:rFonts w:ascii="Times New Roman" w:hAnsi="Times New Roman" w:cs="Times New Roman"/>
        </w:rPr>
      </w:pPr>
      <w:r w:rsidRPr="00760783">
        <w:rPr>
          <w:rFonts w:ascii="Times New Roman" w:hAnsi="Times New Roman" w:cs="Times New Roman"/>
        </w:rPr>
        <w:t xml:space="preserve">Displays: </w:t>
      </w:r>
    </w:p>
    <w:p w14:paraId="3D54645B" w14:textId="77777777" w:rsidR="00760783" w:rsidRPr="00760783" w:rsidRDefault="00760783" w:rsidP="000C7836">
      <w:pPr>
        <w:numPr>
          <w:ilvl w:val="1"/>
          <w:numId w:val="73"/>
        </w:numPr>
        <w:spacing w:line="360" w:lineRule="auto"/>
        <w:jc w:val="both"/>
        <w:rPr>
          <w:rFonts w:ascii="Times New Roman" w:hAnsi="Times New Roman" w:cs="Times New Roman"/>
        </w:rPr>
      </w:pPr>
      <w:r w:rsidRPr="00760783">
        <w:rPr>
          <w:rFonts w:ascii="Times New Roman" w:hAnsi="Times New Roman" w:cs="Times New Roman"/>
          <w:b/>
          <w:bCs/>
        </w:rPr>
        <w:lastRenderedPageBreak/>
        <w:t>REAL CURRENCY</w:t>
      </w:r>
      <w:r w:rsidRPr="00760783">
        <w:rPr>
          <w:rFonts w:ascii="Times New Roman" w:hAnsi="Times New Roman" w:cs="Times New Roman"/>
        </w:rPr>
        <w:t xml:space="preserve"> or </w:t>
      </w:r>
      <w:r w:rsidRPr="00760783">
        <w:rPr>
          <w:rFonts w:ascii="Times New Roman" w:hAnsi="Times New Roman" w:cs="Times New Roman"/>
          <w:b/>
          <w:bCs/>
        </w:rPr>
        <w:t>FAKE CURRENCY</w:t>
      </w:r>
      <w:r w:rsidRPr="00760783">
        <w:rPr>
          <w:rFonts w:ascii="Times New Roman" w:hAnsi="Times New Roman" w:cs="Times New Roman"/>
        </w:rPr>
        <w:t xml:space="preserve"> </w:t>
      </w:r>
    </w:p>
    <w:p w14:paraId="699ADBAF" w14:textId="77777777" w:rsidR="00760783" w:rsidRPr="00760783" w:rsidRDefault="00760783" w:rsidP="000C7836">
      <w:pPr>
        <w:numPr>
          <w:ilvl w:val="1"/>
          <w:numId w:val="73"/>
        </w:numPr>
        <w:spacing w:line="360" w:lineRule="auto"/>
        <w:jc w:val="both"/>
        <w:rPr>
          <w:rFonts w:ascii="Times New Roman" w:hAnsi="Times New Roman" w:cs="Times New Roman"/>
        </w:rPr>
      </w:pPr>
      <w:r w:rsidRPr="00760783">
        <w:rPr>
          <w:rFonts w:ascii="Times New Roman" w:hAnsi="Times New Roman" w:cs="Times New Roman"/>
        </w:rPr>
        <w:t>Confidence score</w:t>
      </w:r>
    </w:p>
    <w:p w14:paraId="0E3C3F97" w14:textId="77777777" w:rsidR="00760783" w:rsidRPr="00760783" w:rsidRDefault="00760783" w:rsidP="00760783">
      <w:pPr>
        <w:spacing w:line="360" w:lineRule="auto"/>
        <w:jc w:val="both"/>
        <w:rPr>
          <w:rFonts w:ascii="Times New Roman" w:hAnsi="Times New Roman" w:cs="Times New Roman"/>
        </w:rPr>
      </w:pPr>
    </w:p>
    <w:p w14:paraId="7765A767" w14:textId="77777777" w:rsidR="00825C2C" w:rsidRPr="00825C2C" w:rsidRDefault="00825C2C" w:rsidP="000D4662">
      <w:pPr>
        <w:spacing w:line="360" w:lineRule="auto"/>
        <w:jc w:val="both"/>
        <w:rPr>
          <w:rFonts w:ascii="Times New Roman" w:hAnsi="Times New Roman" w:cs="Times New Roman"/>
        </w:rPr>
      </w:pPr>
      <w:r w:rsidRPr="00825C2C">
        <w:rPr>
          <w:rFonts w:ascii="Times New Roman" w:hAnsi="Times New Roman" w:cs="Times New Roman"/>
          <w:b/>
          <w:bCs/>
        </w:rPr>
        <w:t>7.4 DATA FLOW DIAGRAM FOR STOCK PREDICTION SYSTEM</w:t>
      </w:r>
    </w:p>
    <w:p w14:paraId="11D41D05" w14:textId="77777777" w:rsidR="00825C2C" w:rsidRPr="00825C2C" w:rsidRDefault="00825C2C" w:rsidP="000D4662">
      <w:pPr>
        <w:spacing w:line="360" w:lineRule="auto"/>
        <w:jc w:val="both"/>
        <w:rPr>
          <w:rFonts w:ascii="Times New Roman" w:hAnsi="Times New Roman" w:cs="Times New Roman"/>
        </w:rPr>
      </w:pPr>
      <w:r w:rsidRPr="00825C2C">
        <w:rPr>
          <w:rFonts w:ascii="Times New Roman" w:hAnsi="Times New Roman" w:cs="Times New Roman"/>
        </w:rPr>
        <w:t>The Data Flow Diagram (DFD) depicts the logical flow of data through the entire system:</w:t>
      </w:r>
    </w:p>
    <w:p w14:paraId="116A1360" w14:textId="77777777" w:rsidR="00825C2C" w:rsidRPr="00825C2C" w:rsidRDefault="00825C2C" w:rsidP="000D4662">
      <w:pPr>
        <w:spacing w:line="360" w:lineRule="auto"/>
        <w:jc w:val="both"/>
        <w:rPr>
          <w:rFonts w:ascii="Times New Roman" w:hAnsi="Times New Roman" w:cs="Times New Roman"/>
        </w:rPr>
      </w:pPr>
      <w:r w:rsidRPr="00825C2C">
        <w:rPr>
          <w:rFonts w:ascii="Times New Roman" w:hAnsi="Times New Roman" w:cs="Times New Roman"/>
          <w:b/>
          <w:bCs/>
        </w:rPr>
        <w:t>Level 0 DFD</w:t>
      </w:r>
      <w:r w:rsidRPr="00825C2C">
        <w:rPr>
          <w:rFonts w:ascii="Times New Roman" w:hAnsi="Times New Roman" w:cs="Times New Roman"/>
        </w:rPr>
        <w:t>:</w:t>
      </w:r>
    </w:p>
    <w:p w14:paraId="25176CE4" w14:textId="77777777" w:rsidR="00095C46" w:rsidRPr="00095C46" w:rsidRDefault="00095C46" w:rsidP="00095C46">
      <w:pPr>
        <w:spacing w:line="360" w:lineRule="auto"/>
        <w:jc w:val="both"/>
        <w:rPr>
          <w:rFonts w:ascii="Times New Roman" w:hAnsi="Times New Roman" w:cs="Times New Roman"/>
          <w:b/>
          <w:bCs/>
        </w:rPr>
      </w:pPr>
      <w:r w:rsidRPr="00095C46">
        <w:rPr>
          <w:rFonts w:ascii="Times New Roman" w:hAnsi="Times New Roman" w:cs="Times New Roman"/>
          <w:b/>
          <w:bCs/>
        </w:rPr>
        <w:t>Description:</w:t>
      </w:r>
    </w:p>
    <w:p w14:paraId="0EB923F9" w14:textId="77777777" w:rsidR="00095C46" w:rsidRPr="00095C46" w:rsidRDefault="00095C46" w:rsidP="000C7836">
      <w:pPr>
        <w:numPr>
          <w:ilvl w:val="0"/>
          <w:numId w:val="74"/>
        </w:numPr>
        <w:spacing w:line="360" w:lineRule="auto"/>
        <w:jc w:val="both"/>
        <w:rPr>
          <w:rFonts w:ascii="Times New Roman" w:hAnsi="Times New Roman" w:cs="Times New Roman"/>
        </w:rPr>
      </w:pPr>
      <w:r w:rsidRPr="00095C46">
        <w:rPr>
          <w:rFonts w:ascii="Times New Roman" w:hAnsi="Times New Roman" w:cs="Times New Roman"/>
        </w:rPr>
        <w:t xml:space="preserve">The User provides a currency image as input </w:t>
      </w:r>
    </w:p>
    <w:p w14:paraId="6FA5C352" w14:textId="77777777" w:rsidR="00095C46" w:rsidRPr="00095C46" w:rsidRDefault="00095C46" w:rsidP="000C7836">
      <w:pPr>
        <w:numPr>
          <w:ilvl w:val="0"/>
          <w:numId w:val="74"/>
        </w:numPr>
        <w:spacing w:line="360" w:lineRule="auto"/>
        <w:jc w:val="both"/>
        <w:rPr>
          <w:rFonts w:ascii="Times New Roman" w:hAnsi="Times New Roman" w:cs="Times New Roman"/>
          <w:b/>
          <w:bCs/>
        </w:rPr>
      </w:pPr>
      <w:r w:rsidRPr="00095C46">
        <w:rPr>
          <w:rFonts w:ascii="Times New Roman" w:hAnsi="Times New Roman" w:cs="Times New Roman"/>
        </w:rPr>
        <w:t>The System processes the image internally</w:t>
      </w:r>
      <w:r w:rsidRPr="00095C46">
        <w:rPr>
          <w:rFonts w:ascii="Times New Roman" w:hAnsi="Times New Roman" w:cs="Times New Roman"/>
          <w:b/>
          <w:bCs/>
        </w:rPr>
        <w:t xml:space="preserve"> </w:t>
      </w:r>
    </w:p>
    <w:p w14:paraId="45432603" w14:textId="77777777" w:rsidR="00095C46" w:rsidRPr="00095C46" w:rsidRDefault="00095C46" w:rsidP="000C7836">
      <w:pPr>
        <w:numPr>
          <w:ilvl w:val="0"/>
          <w:numId w:val="74"/>
        </w:numPr>
        <w:spacing w:line="360" w:lineRule="auto"/>
        <w:jc w:val="both"/>
        <w:rPr>
          <w:rFonts w:ascii="Times New Roman" w:hAnsi="Times New Roman" w:cs="Times New Roman"/>
          <w:b/>
          <w:bCs/>
        </w:rPr>
      </w:pPr>
      <w:r w:rsidRPr="00095C46">
        <w:rPr>
          <w:rFonts w:ascii="Times New Roman" w:hAnsi="Times New Roman" w:cs="Times New Roman"/>
          <w:b/>
          <w:bCs/>
        </w:rPr>
        <w:t xml:space="preserve">The system outputs the result: </w:t>
      </w:r>
    </w:p>
    <w:p w14:paraId="3C16196E" w14:textId="77777777" w:rsidR="00095C46" w:rsidRPr="00095C46" w:rsidRDefault="00095C46" w:rsidP="000C7836">
      <w:pPr>
        <w:numPr>
          <w:ilvl w:val="1"/>
          <w:numId w:val="74"/>
        </w:numPr>
        <w:spacing w:line="360" w:lineRule="auto"/>
        <w:jc w:val="both"/>
        <w:rPr>
          <w:rFonts w:ascii="Times New Roman" w:hAnsi="Times New Roman" w:cs="Times New Roman"/>
        </w:rPr>
      </w:pPr>
      <w:r w:rsidRPr="00095C46">
        <w:rPr>
          <w:rFonts w:ascii="Times New Roman" w:hAnsi="Times New Roman" w:cs="Times New Roman"/>
        </w:rPr>
        <w:t xml:space="preserve">REAL CURRENCY </w:t>
      </w:r>
    </w:p>
    <w:p w14:paraId="36DA70B8" w14:textId="77777777" w:rsidR="00095C46" w:rsidRPr="00095C46" w:rsidRDefault="00095C46" w:rsidP="000C7836">
      <w:pPr>
        <w:numPr>
          <w:ilvl w:val="1"/>
          <w:numId w:val="74"/>
        </w:numPr>
        <w:spacing w:line="360" w:lineRule="auto"/>
        <w:jc w:val="both"/>
        <w:rPr>
          <w:rFonts w:ascii="Times New Roman" w:hAnsi="Times New Roman" w:cs="Times New Roman"/>
        </w:rPr>
      </w:pPr>
      <w:r w:rsidRPr="00095C46">
        <w:rPr>
          <w:rFonts w:ascii="Times New Roman" w:hAnsi="Times New Roman" w:cs="Times New Roman"/>
        </w:rPr>
        <w:t xml:space="preserve">FAKE CURRENCY </w:t>
      </w:r>
    </w:p>
    <w:p w14:paraId="752321ED" w14:textId="77777777" w:rsidR="00095C46" w:rsidRPr="00095C46" w:rsidRDefault="00095C46" w:rsidP="00095C46">
      <w:pPr>
        <w:spacing w:line="360" w:lineRule="auto"/>
        <w:jc w:val="both"/>
        <w:rPr>
          <w:rFonts w:ascii="Times New Roman" w:hAnsi="Times New Roman" w:cs="Times New Roman"/>
          <w:b/>
          <w:bCs/>
        </w:rPr>
      </w:pPr>
      <w:r w:rsidRPr="00095C46">
        <w:rPr>
          <w:rFonts w:ascii="Times New Roman" w:hAnsi="Times New Roman" w:cs="Times New Roman"/>
          <w:b/>
          <w:bCs/>
        </w:rPr>
        <w:t>External Entity:</w:t>
      </w:r>
    </w:p>
    <w:p w14:paraId="5FD96E31" w14:textId="77777777" w:rsidR="00095C46" w:rsidRPr="00095C46" w:rsidRDefault="00095C46" w:rsidP="000C7836">
      <w:pPr>
        <w:numPr>
          <w:ilvl w:val="0"/>
          <w:numId w:val="75"/>
        </w:numPr>
        <w:spacing w:line="360" w:lineRule="auto"/>
        <w:jc w:val="both"/>
        <w:rPr>
          <w:rFonts w:ascii="Times New Roman" w:hAnsi="Times New Roman" w:cs="Times New Roman"/>
        </w:rPr>
      </w:pPr>
      <w:r w:rsidRPr="00095C46">
        <w:rPr>
          <w:rFonts w:ascii="Times New Roman" w:hAnsi="Times New Roman" w:cs="Times New Roman"/>
        </w:rPr>
        <w:t xml:space="preserve">User </w:t>
      </w:r>
    </w:p>
    <w:p w14:paraId="336539A0" w14:textId="77777777" w:rsidR="00095C46" w:rsidRPr="00095C46" w:rsidRDefault="00095C46" w:rsidP="00095C46">
      <w:pPr>
        <w:spacing w:line="360" w:lineRule="auto"/>
        <w:jc w:val="both"/>
        <w:rPr>
          <w:rFonts w:ascii="Times New Roman" w:hAnsi="Times New Roman" w:cs="Times New Roman"/>
          <w:b/>
          <w:bCs/>
        </w:rPr>
      </w:pPr>
      <w:r w:rsidRPr="00095C46">
        <w:rPr>
          <w:rFonts w:ascii="Times New Roman" w:hAnsi="Times New Roman" w:cs="Times New Roman"/>
          <w:b/>
          <w:bCs/>
        </w:rPr>
        <w:t>Process:</w:t>
      </w:r>
    </w:p>
    <w:p w14:paraId="4D607136" w14:textId="77777777" w:rsidR="00095C46" w:rsidRPr="00095C46" w:rsidRDefault="00095C46" w:rsidP="000C7836">
      <w:pPr>
        <w:numPr>
          <w:ilvl w:val="0"/>
          <w:numId w:val="76"/>
        </w:numPr>
        <w:spacing w:line="360" w:lineRule="auto"/>
        <w:jc w:val="both"/>
        <w:rPr>
          <w:rFonts w:ascii="Times New Roman" w:hAnsi="Times New Roman" w:cs="Times New Roman"/>
        </w:rPr>
      </w:pPr>
      <w:r w:rsidRPr="00095C46">
        <w:rPr>
          <w:rFonts w:ascii="Times New Roman" w:hAnsi="Times New Roman" w:cs="Times New Roman"/>
        </w:rPr>
        <w:t xml:space="preserve">Fake Currency Detection System </w:t>
      </w:r>
    </w:p>
    <w:p w14:paraId="07E40667" w14:textId="77777777" w:rsidR="00095C46" w:rsidRPr="00095C46" w:rsidRDefault="00095C46" w:rsidP="00095C46">
      <w:pPr>
        <w:spacing w:line="360" w:lineRule="auto"/>
        <w:jc w:val="both"/>
        <w:rPr>
          <w:rFonts w:ascii="Times New Roman" w:hAnsi="Times New Roman" w:cs="Times New Roman"/>
          <w:b/>
          <w:bCs/>
        </w:rPr>
      </w:pPr>
      <w:r w:rsidRPr="00095C46">
        <w:rPr>
          <w:rFonts w:ascii="Times New Roman" w:hAnsi="Times New Roman" w:cs="Times New Roman"/>
          <w:b/>
          <w:bCs/>
        </w:rPr>
        <w:t>Data Flow:</w:t>
      </w:r>
    </w:p>
    <w:p w14:paraId="51D65277" w14:textId="77777777" w:rsidR="00095C46" w:rsidRPr="00095C46" w:rsidRDefault="00095C46" w:rsidP="000C7836">
      <w:pPr>
        <w:numPr>
          <w:ilvl w:val="0"/>
          <w:numId w:val="77"/>
        </w:numPr>
        <w:spacing w:line="360" w:lineRule="auto"/>
        <w:jc w:val="both"/>
        <w:rPr>
          <w:rFonts w:ascii="Times New Roman" w:hAnsi="Times New Roman" w:cs="Times New Roman"/>
        </w:rPr>
      </w:pPr>
      <w:r w:rsidRPr="00095C46">
        <w:rPr>
          <w:rFonts w:ascii="Times New Roman" w:hAnsi="Times New Roman" w:cs="Times New Roman"/>
        </w:rPr>
        <w:t xml:space="preserve">Input: Currency Image </w:t>
      </w:r>
    </w:p>
    <w:p w14:paraId="26269026" w14:textId="77777777" w:rsidR="00095C46" w:rsidRPr="00095C46" w:rsidRDefault="00095C46" w:rsidP="000C7836">
      <w:pPr>
        <w:numPr>
          <w:ilvl w:val="0"/>
          <w:numId w:val="77"/>
        </w:numPr>
        <w:spacing w:line="360" w:lineRule="auto"/>
        <w:jc w:val="both"/>
        <w:rPr>
          <w:rFonts w:ascii="Times New Roman" w:hAnsi="Times New Roman" w:cs="Times New Roman"/>
        </w:rPr>
      </w:pPr>
      <w:r w:rsidRPr="00095C46">
        <w:rPr>
          <w:rFonts w:ascii="Times New Roman" w:hAnsi="Times New Roman" w:cs="Times New Roman"/>
        </w:rPr>
        <w:t>Output: Detection Result</w:t>
      </w:r>
    </w:p>
    <w:p w14:paraId="6817CB24" w14:textId="77777777" w:rsidR="00825C2C" w:rsidRDefault="00825C2C" w:rsidP="000D4662">
      <w:pPr>
        <w:spacing w:line="360" w:lineRule="auto"/>
        <w:jc w:val="both"/>
        <w:rPr>
          <w:rFonts w:ascii="Times New Roman" w:hAnsi="Times New Roman" w:cs="Times New Roman"/>
        </w:rPr>
      </w:pPr>
      <w:r w:rsidRPr="00825C2C">
        <w:rPr>
          <w:rFonts w:ascii="Times New Roman" w:hAnsi="Times New Roman" w:cs="Times New Roman"/>
          <w:b/>
          <w:bCs/>
        </w:rPr>
        <w:t>Level 1 DFD (Detailed)</w:t>
      </w:r>
      <w:r w:rsidRPr="00825C2C">
        <w:rPr>
          <w:rFonts w:ascii="Times New Roman" w:hAnsi="Times New Roman" w:cs="Times New Roman"/>
        </w:rPr>
        <w:t>:</w:t>
      </w:r>
    </w:p>
    <w:p w14:paraId="69C48868" w14:textId="77777777" w:rsidR="00FD4C9B" w:rsidRPr="00FD4C9B" w:rsidRDefault="00FD4C9B" w:rsidP="00FD4C9B">
      <w:pPr>
        <w:spacing w:line="360" w:lineRule="auto"/>
        <w:jc w:val="both"/>
        <w:rPr>
          <w:rFonts w:ascii="Times New Roman" w:hAnsi="Times New Roman" w:cs="Times New Roman"/>
          <w:b/>
          <w:bCs/>
        </w:rPr>
      </w:pPr>
      <w:r w:rsidRPr="00FD4C9B">
        <w:rPr>
          <w:rFonts w:ascii="Times New Roman" w:hAnsi="Times New Roman" w:cs="Times New Roman"/>
          <w:b/>
          <w:bCs/>
        </w:rPr>
        <w:t>Processes Explanation:</w:t>
      </w:r>
    </w:p>
    <w:p w14:paraId="33B1F66B" w14:textId="77777777" w:rsidR="00FD4C9B" w:rsidRPr="00FD4C9B" w:rsidRDefault="00FD4C9B" w:rsidP="00FD4C9B">
      <w:pPr>
        <w:spacing w:line="360" w:lineRule="auto"/>
        <w:jc w:val="both"/>
        <w:rPr>
          <w:rFonts w:ascii="Times New Roman" w:hAnsi="Times New Roman" w:cs="Times New Roman"/>
          <w:b/>
          <w:bCs/>
        </w:rPr>
      </w:pPr>
      <w:r w:rsidRPr="00FD4C9B">
        <w:rPr>
          <w:rFonts w:ascii="Times New Roman" w:hAnsi="Times New Roman" w:cs="Times New Roman"/>
          <w:b/>
          <w:bCs/>
        </w:rPr>
        <w:t>(1) Image Preprocessing</w:t>
      </w:r>
    </w:p>
    <w:p w14:paraId="4D472B48" w14:textId="77777777" w:rsidR="00FD4C9B" w:rsidRPr="00FD4C9B" w:rsidRDefault="00FD4C9B" w:rsidP="000C7836">
      <w:pPr>
        <w:numPr>
          <w:ilvl w:val="0"/>
          <w:numId w:val="78"/>
        </w:numPr>
        <w:spacing w:line="360" w:lineRule="auto"/>
        <w:jc w:val="both"/>
        <w:rPr>
          <w:rFonts w:ascii="Times New Roman" w:hAnsi="Times New Roman" w:cs="Times New Roman"/>
        </w:rPr>
      </w:pPr>
      <w:r w:rsidRPr="00FD4C9B">
        <w:rPr>
          <w:rFonts w:ascii="Times New Roman" w:hAnsi="Times New Roman" w:cs="Times New Roman"/>
        </w:rPr>
        <w:t xml:space="preserve">Converts image into standardized format </w:t>
      </w:r>
    </w:p>
    <w:p w14:paraId="3E543CC7" w14:textId="77777777" w:rsidR="00FD4C9B" w:rsidRPr="00FD4C9B" w:rsidRDefault="00FD4C9B" w:rsidP="000C7836">
      <w:pPr>
        <w:numPr>
          <w:ilvl w:val="0"/>
          <w:numId w:val="78"/>
        </w:numPr>
        <w:spacing w:line="360" w:lineRule="auto"/>
        <w:jc w:val="both"/>
        <w:rPr>
          <w:rFonts w:ascii="Times New Roman" w:hAnsi="Times New Roman" w:cs="Times New Roman"/>
        </w:rPr>
      </w:pPr>
      <w:r w:rsidRPr="00FD4C9B">
        <w:rPr>
          <w:rFonts w:ascii="Times New Roman" w:hAnsi="Times New Roman" w:cs="Times New Roman"/>
        </w:rPr>
        <w:t xml:space="preserve">Removes noise and improves quality </w:t>
      </w:r>
    </w:p>
    <w:p w14:paraId="40AC6D0B" w14:textId="77777777" w:rsidR="00FD4C9B" w:rsidRPr="00FD4C9B" w:rsidRDefault="00FD4C9B" w:rsidP="000C7836">
      <w:pPr>
        <w:numPr>
          <w:ilvl w:val="0"/>
          <w:numId w:val="78"/>
        </w:numPr>
        <w:spacing w:line="360" w:lineRule="auto"/>
        <w:jc w:val="both"/>
        <w:rPr>
          <w:rFonts w:ascii="Times New Roman" w:hAnsi="Times New Roman" w:cs="Times New Roman"/>
        </w:rPr>
      </w:pPr>
      <w:r w:rsidRPr="00FD4C9B">
        <w:rPr>
          <w:rFonts w:ascii="Times New Roman" w:hAnsi="Times New Roman" w:cs="Times New Roman"/>
        </w:rPr>
        <w:lastRenderedPageBreak/>
        <w:t xml:space="preserve">Resizes and normalizes image </w:t>
      </w:r>
    </w:p>
    <w:p w14:paraId="31E0152A" w14:textId="77777777" w:rsidR="00FD4C9B" w:rsidRPr="00FD4C9B" w:rsidRDefault="00FD4C9B" w:rsidP="00355585">
      <w:pPr>
        <w:spacing w:line="360" w:lineRule="auto"/>
        <w:rPr>
          <w:rFonts w:ascii="Times New Roman" w:hAnsi="Times New Roman" w:cs="Times New Roman"/>
        </w:rPr>
      </w:pPr>
      <w:r w:rsidRPr="00FD4C9B">
        <w:rPr>
          <w:rFonts w:ascii="Times New Roman" w:hAnsi="Times New Roman" w:cs="Times New Roman"/>
          <w:b/>
          <w:bCs/>
        </w:rPr>
        <w:t>Input:</w:t>
      </w:r>
      <w:r w:rsidRPr="00FD4C9B">
        <w:rPr>
          <w:rFonts w:ascii="Times New Roman" w:hAnsi="Times New Roman" w:cs="Times New Roman"/>
        </w:rPr>
        <w:t xml:space="preserve"> Raw image</w:t>
      </w:r>
      <w:r w:rsidRPr="00FD4C9B">
        <w:rPr>
          <w:rFonts w:ascii="Times New Roman" w:hAnsi="Times New Roman" w:cs="Times New Roman"/>
        </w:rPr>
        <w:br/>
      </w:r>
      <w:r w:rsidRPr="00FD4C9B">
        <w:rPr>
          <w:rFonts w:ascii="Times New Roman" w:hAnsi="Times New Roman" w:cs="Times New Roman"/>
          <w:b/>
          <w:bCs/>
        </w:rPr>
        <w:t>Output:</w:t>
      </w:r>
      <w:r w:rsidRPr="00FD4C9B">
        <w:rPr>
          <w:rFonts w:ascii="Times New Roman" w:hAnsi="Times New Roman" w:cs="Times New Roman"/>
        </w:rPr>
        <w:t xml:space="preserve"> Cleaned image</w:t>
      </w:r>
    </w:p>
    <w:p w14:paraId="7C98C1BF" w14:textId="77777777" w:rsidR="00FD4C9B" w:rsidRPr="00FD4C9B" w:rsidRDefault="007835EF" w:rsidP="00FD4C9B">
      <w:pPr>
        <w:spacing w:line="360" w:lineRule="auto"/>
        <w:jc w:val="both"/>
        <w:rPr>
          <w:rFonts w:ascii="Times New Roman" w:hAnsi="Times New Roman" w:cs="Times New Roman"/>
        </w:rPr>
      </w:pPr>
      <w:r>
        <w:rPr>
          <w:rFonts w:ascii="Times New Roman" w:hAnsi="Times New Roman" w:cs="Times New Roman"/>
        </w:rPr>
        <w:pict w14:anchorId="6AE03C38">
          <v:rect id="_x0000_i1025" style="width:0;height:1.5pt" o:hralign="center" o:hrstd="t" o:hr="t" fillcolor="#a0a0a0" stroked="f"/>
        </w:pict>
      </w:r>
    </w:p>
    <w:p w14:paraId="0B4DC642" w14:textId="77777777" w:rsidR="00FD4C9B" w:rsidRPr="00FD4C9B" w:rsidRDefault="00FD4C9B" w:rsidP="00FD4C9B">
      <w:pPr>
        <w:spacing w:line="360" w:lineRule="auto"/>
        <w:jc w:val="both"/>
        <w:rPr>
          <w:rFonts w:ascii="Times New Roman" w:hAnsi="Times New Roman" w:cs="Times New Roman"/>
          <w:b/>
          <w:bCs/>
        </w:rPr>
      </w:pPr>
      <w:r w:rsidRPr="00FD4C9B">
        <w:rPr>
          <w:rFonts w:ascii="Times New Roman" w:hAnsi="Times New Roman" w:cs="Times New Roman"/>
          <w:b/>
          <w:bCs/>
        </w:rPr>
        <w:t>(2) Feature Extraction (Transformer)</w:t>
      </w:r>
    </w:p>
    <w:p w14:paraId="41BB8DD8" w14:textId="77777777" w:rsidR="00FD4C9B" w:rsidRPr="00FD4C9B" w:rsidRDefault="00FD4C9B" w:rsidP="000C7836">
      <w:pPr>
        <w:numPr>
          <w:ilvl w:val="0"/>
          <w:numId w:val="79"/>
        </w:numPr>
        <w:spacing w:line="360" w:lineRule="auto"/>
        <w:jc w:val="both"/>
        <w:rPr>
          <w:rFonts w:ascii="Times New Roman" w:hAnsi="Times New Roman" w:cs="Times New Roman"/>
        </w:rPr>
      </w:pPr>
      <w:r w:rsidRPr="00FD4C9B">
        <w:rPr>
          <w:rFonts w:ascii="Times New Roman" w:hAnsi="Times New Roman" w:cs="Times New Roman"/>
        </w:rPr>
        <w:t xml:space="preserve">Divides image into patches </w:t>
      </w:r>
    </w:p>
    <w:p w14:paraId="533D7654" w14:textId="77777777" w:rsidR="00FD4C9B" w:rsidRPr="00FD4C9B" w:rsidRDefault="00FD4C9B" w:rsidP="000C7836">
      <w:pPr>
        <w:numPr>
          <w:ilvl w:val="0"/>
          <w:numId w:val="79"/>
        </w:numPr>
        <w:spacing w:line="360" w:lineRule="auto"/>
        <w:jc w:val="both"/>
        <w:rPr>
          <w:rFonts w:ascii="Times New Roman" w:hAnsi="Times New Roman" w:cs="Times New Roman"/>
        </w:rPr>
      </w:pPr>
      <w:r w:rsidRPr="00FD4C9B">
        <w:rPr>
          <w:rFonts w:ascii="Times New Roman" w:hAnsi="Times New Roman" w:cs="Times New Roman"/>
        </w:rPr>
        <w:t xml:space="preserve">Applies transformer model </w:t>
      </w:r>
    </w:p>
    <w:p w14:paraId="77F14CB4" w14:textId="77777777" w:rsidR="00FD4C9B" w:rsidRPr="00FD4C9B" w:rsidRDefault="00FD4C9B" w:rsidP="000C7836">
      <w:pPr>
        <w:numPr>
          <w:ilvl w:val="0"/>
          <w:numId w:val="79"/>
        </w:numPr>
        <w:spacing w:line="360" w:lineRule="auto"/>
        <w:jc w:val="both"/>
        <w:rPr>
          <w:rFonts w:ascii="Times New Roman" w:hAnsi="Times New Roman" w:cs="Times New Roman"/>
        </w:rPr>
      </w:pPr>
      <w:r w:rsidRPr="00FD4C9B">
        <w:rPr>
          <w:rFonts w:ascii="Times New Roman" w:hAnsi="Times New Roman" w:cs="Times New Roman"/>
        </w:rPr>
        <w:t xml:space="preserve">Extracts important features </w:t>
      </w:r>
    </w:p>
    <w:p w14:paraId="7F188D92" w14:textId="77777777" w:rsidR="00FD4C9B" w:rsidRPr="00FD4C9B" w:rsidRDefault="00FD4C9B" w:rsidP="00355585">
      <w:pPr>
        <w:spacing w:line="360" w:lineRule="auto"/>
        <w:rPr>
          <w:rFonts w:ascii="Times New Roman" w:hAnsi="Times New Roman" w:cs="Times New Roman"/>
        </w:rPr>
      </w:pPr>
      <w:r w:rsidRPr="00FD4C9B">
        <w:rPr>
          <w:rFonts w:ascii="Times New Roman" w:hAnsi="Times New Roman" w:cs="Times New Roman"/>
          <w:b/>
          <w:bCs/>
        </w:rPr>
        <w:t>Input:</w:t>
      </w:r>
      <w:r w:rsidRPr="00FD4C9B">
        <w:rPr>
          <w:rFonts w:ascii="Times New Roman" w:hAnsi="Times New Roman" w:cs="Times New Roman"/>
        </w:rPr>
        <w:t xml:space="preserve"> Preprocessed image</w:t>
      </w:r>
      <w:r w:rsidRPr="00FD4C9B">
        <w:rPr>
          <w:rFonts w:ascii="Times New Roman" w:hAnsi="Times New Roman" w:cs="Times New Roman"/>
        </w:rPr>
        <w:br/>
      </w:r>
      <w:r w:rsidRPr="00FD4C9B">
        <w:rPr>
          <w:rFonts w:ascii="Times New Roman" w:hAnsi="Times New Roman" w:cs="Times New Roman"/>
          <w:b/>
          <w:bCs/>
        </w:rPr>
        <w:t>Output:</w:t>
      </w:r>
      <w:r w:rsidRPr="00FD4C9B">
        <w:rPr>
          <w:rFonts w:ascii="Times New Roman" w:hAnsi="Times New Roman" w:cs="Times New Roman"/>
        </w:rPr>
        <w:t xml:space="preserve"> Feature vectors</w:t>
      </w:r>
    </w:p>
    <w:p w14:paraId="6BFC27BA" w14:textId="1C28A56C" w:rsidR="00FD4C9B" w:rsidRPr="00FD4C9B" w:rsidRDefault="00FD4C9B" w:rsidP="00FD4C9B">
      <w:pPr>
        <w:spacing w:line="360" w:lineRule="auto"/>
        <w:jc w:val="both"/>
        <w:rPr>
          <w:rFonts w:ascii="Times New Roman" w:hAnsi="Times New Roman" w:cs="Times New Roman"/>
        </w:rPr>
      </w:pPr>
    </w:p>
    <w:p w14:paraId="438CF6FE" w14:textId="77777777" w:rsidR="00FD4C9B" w:rsidRPr="00FD4C9B" w:rsidRDefault="00FD4C9B" w:rsidP="00FD4C9B">
      <w:pPr>
        <w:spacing w:line="360" w:lineRule="auto"/>
        <w:jc w:val="both"/>
        <w:rPr>
          <w:rFonts w:ascii="Times New Roman" w:hAnsi="Times New Roman" w:cs="Times New Roman"/>
          <w:b/>
          <w:bCs/>
        </w:rPr>
      </w:pPr>
      <w:r w:rsidRPr="00FD4C9B">
        <w:rPr>
          <w:rFonts w:ascii="Times New Roman" w:hAnsi="Times New Roman" w:cs="Times New Roman"/>
          <w:b/>
          <w:bCs/>
        </w:rPr>
        <w:t>(3) Classification</w:t>
      </w:r>
    </w:p>
    <w:p w14:paraId="11EC41D2" w14:textId="77777777" w:rsidR="00FD4C9B" w:rsidRPr="00FD4C9B" w:rsidRDefault="00FD4C9B" w:rsidP="000C7836">
      <w:pPr>
        <w:numPr>
          <w:ilvl w:val="0"/>
          <w:numId w:val="80"/>
        </w:numPr>
        <w:spacing w:line="360" w:lineRule="auto"/>
        <w:jc w:val="both"/>
        <w:rPr>
          <w:rFonts w:ascii="Times New Roman" w:hAnsi="Times New Roman" w:cs="Times New Roman"/>
        </w:rPr>
      </w:pPr>
      <w:r w:rsidRPr="00FD4C9B">
        <w:rPr>
          <w:rFonts w:ascii="Times New Roman" w:hAnsi="Times New Roman" w:cs="Times New Roman"/>
        </w:rPr>
        <w:t xml:space="preserve">Uses trained model to classify image </w:t>
      </w:r>
    </w:p>
    <w:p w14:paraId="2FA5DD12" w14:textId="77777777" w:rsidR="00FD4C9B" w:rsidRPr="00FD4C9B" w:rsidRDefault="00FD4C9B" w:rsidP="000C7836">
      <w:pPr>
        <w:numPr>
          <w:ilvl w:val="0"/>
          <w:numId w:val="80"/>
        </w:numPr>
        <w:spacing w:line="360" w:lineRule="auto"/>
        <w:jc w:val="both"/>
        <w:rPr>
          <w:rFonts w:ascii="Times New Roman" w:hAnsi="Times New Roman" w:cs="Times New Roman"/>
        </w:rPr>
      </w:pPr>
      <w:r w:rsidRPr="00FD4C9B">
        <w:rPr>
          <w:rFonts w:ascii="Times New Roman" w:hAnsi="Times New Roman" w:cs="Times New Roman"/>
        </w:rPr>
        <w:t xml:space="preserve">Applies Softmax for prediction </w:t>
      </w:r>
    </w:p>
    <w:p w14:paraId="091ED5D5" w14:textId="77777777" w:rsidR="00FD4C9B" w:rsidRPr="00FD4C9B" w:rsidRDefault="00FD4C9B" w:rsidP="009333F8">
      <w:pPr>
        <w:spacing w:line="360" w:lineRule="auto"/>
        <w:rPr>
          <w:rFonts w:ascii="Times New Roman" w:hAnsi="Times New Roman" w:cs="Times New Roman"/>
        </w:rPr>
      </w:pPr>
      <w:r w:rsidRPr="00FD4C9B">
        <w:rPr>
          <w:rFonts w:ascii="Times New Roman" w:hAnsi="Times New Roman" w:cs="Times New Roman"/>
          <w:b/>
          <w:bCs/>
        </w:rPr>
        <w:t>Input:</w:t>
      </w:r>
      <w:r w:rsidRPr="00FD4C9B">
        <w:rPr>
          <w:rFonts w:ascii="Times New Roman" w:hAnsi="Times New Roman" w:cs="Times New Roman"/>
        </w:rPr>
        <w:t xml:space="preserve"> Extracted features</w:t>
      </w:r>
      <w:r w:rsidRPr="00FD4C9B">
        <w:rPr>
          <w:rFonts w:ascii="Times New Roman" w:hAnsi="Times New Roman" w:cs="Times New Roman"/>
        </w:rPr>
        <w:br/>
      </w:r>
      <w:r w:rsidRPr="00FD4C9B">
        <w:rPr>
          <w:rFonts w:ascii="Times New Roman" w:hAnsi="Times New Roman" w:cs="Times New Roman"/>
          <w:b/>
          <w:bCs/>
        </w:rPr>
        <w:t>Output:</w:t>
      </w:r>
      <w:r w:rsidRPr="00FD4C9B">
        <w:rPr>
          <w:rFonts w:ascii="Times New Roman" w:hAnsi="Times New Roman" w:cs="Times New Roman"/>
        </w:rPr>
        <w:t xml:space="preserve"> Real/Fake label</w:t>
      </w:r>
    </w:p>
    <w:p w14:paraId="7EFDFB21" w14:textId="3A0D02ED" w:rsidR="00FD4C9B" w:rsidRPr="00FD4C9B" w:rsidRDefault="00FD4C9B" w:rsidP="00FD4C9B">
      <w:pPr>
        <w:spacing w:line="360" w:lineRule="auto"/>
        <w:jc w:val="both"/>
        <w:rPr>
          <w:rFonts w:ascii="Times New Roman" w:hAnsi="Times New Roman" w:cs="Times New Roman"/>
        </w:rPr>
      </w:pPr>
    </w:p>
    <w:p w14:paraId="0280B32C" w14:textId="77777777" w:rsidR="00225E29" w:rsidRPr="00825C2C" w:rsidRDefault="00225E29" w:rsidP="000D4662">
      <w:pPr>
        <w:spacing w:line="360" w:lineRule="auto"/>
        <w:jc w:val="both"/>
        <w:rPr>
          <w:rFonts w:ascii="Times New Roman" w:hAnsi="Times New Roman" w:cs="Times New Roman"/>
        </w:rPr>
      </w:pPr>
    </w:p>
    <w:p w14:paraId="0A2418A5" w14:textId="77777777" w:rsidR="005C0B78" w:rsidRPr="005C0B78" w:rsidRDefault="00825C2C" w:rsidP="005C0B78">
      <w:pPr>
        <w:spacing w:line="360" w:lineRule="auto"/>
        <w:ind w:left="720"/>
        <w:jc w:val="both"/>
      </w:pPr>
      <w:r w:rsidRPr="00825C2C">
        <w:rPr>
          <w:rFonts w:ascii="Times New Roman" w:hAnsi="Times New Roman" w:cs="Times New Roman"/>
        </w:rPr>
        <w:t>.</w:t>
      </w:r>
    </w:p>
    <w:p w14:paraId="0B5C7B40" w14:textId="0EBBAB1E" w:rsidR="005C0B78" w:rsidRDefault="005C0B78" w:rsidP="005C0B78">
      <w:pPr>
        <w:spacing w:line="360" w:lineRule="auto"/>
        <w:ind w:left="720"/>
        <w:jc w:val="both"/>
        <w:rPr>
          <w:rFonts w:ascii="Times New Roman" w:hAnsi="Times New Roman" w:cs="Times New Roman"/>
        </w:rPr>
      </w:pPr>
      <w:r>
        <w:rPr>
          <w:rFonts w:ascii="Times New Roman" w:hAnsi="Times New Roman" w:cs="Times New Roman"/>
        </w:rPr>
        <w:t xml:space="preserve">                     </w:t>
      </w:r>
      <w:r w:rsidR="003049A1" w:rsidRPr="003049A1">
        <w:rPr>
          <w:rFonts w:ascii="Times New Roman" w:hAnsi="Times New Roman" w:cs="Times New Roman"/>
          <w:noProof/>
        </w:rPr>
        <w:drawing>
          <wp:inline distT="0" distB="0" distL="0" distR="0" wp14:anchorId="17DEE716" wp14:editId="120623B0">
            <wp:extent cx="3032760" cy="2021840"/>
            <wp:effectExtent l="0" t="0" r="0" b="0"/>
            <wp:docPr id="1524807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07588"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32760" cy="2021840"/>
                    </a:xfrm>
                    <a:prstGeom prst="rect">
                      <a:avLst/>
                    </a:prstGeom>
                    <a:noFill/>
                    <a:ln>
                      <a:noFill/>
                    </a:ln>
                  </pic:spPr>
                </pic:pic>
              </a:graphicData>
            </a:graphic>
          </wp:inline>
        </w:drawing>
      </w:r>
    </w:p>
    <w:p w14:paraId="54E16C9A" w14:textId="50A04922" w:rsidR="00825C2C" w:rsidRPr="005C0B78" w:rsidRDefault="005C0B78" w:rsidP="005C0B78">
      <w:pPr>
        <w:spacing w:line="360" w:lineRule="auto"/>
        <w:ind w:left="720"/>
        <w:jc w:val="both"/>
      </w:pPr>
      <w:r>
        <w:rPr>
          <w:rFonts w:ascii="Times New Roman" w:hAnsi="Times New Roman" w:cs="Times New Roman"/>
        </w:rPr>
        <w:lastRenderedPageBreak/>
        <w:t xml:space="preserve">                                      </w:t>
      </w:r>
      <w:r w:rsidR="00D93A18" w:rsidRPr="005C0B78">
        <w:rPr>
          <w:rFonts w:ascii="Times New Roman" w:hAnsi="Times New Roman" w:cs="Times New Roman"/>
        </w:rPr>
        <w:t xml:space="preserve">Figure </w:t>
      </w:r>
      <w:r w:rsidR="00627381" w:rsidRPr="005C0B78">
        <w:rPr>
          <w:rFonts w:ascii="Times New Roman" w:hAnsi="Times New Roman" w:cs="Times New Roman"/>
        </w:rPr>
        <w:t>7.</w:t>
      </w:r>
      <w:r w:rsidR="00D93A18" w:rsidRPr="005C0B78">
        <w:rPr>
          <w:rFonts w:ascii="Times New Roman" w:hAnsi="Times New Roman" w:cs="Times New Roman"/>
        </w:rPr>
        <w:fldChar w:fldCharType="begin"/>
      </w:r>
      <w:r w:rsidR="00D93A18" w:rsidRPr="005C0B78">
        <w:rPr>
          <w:rFonts w:ascii="Times New Roman" w:hAnsi="Times New Roman" w:cs="Times New Roman"/>
        </w:rPr>
        <w:instrText xml:space="preserve"> SEQ Figure \* ARABIC </w:instrText>
      </w:r>
      <w:r w:rsidR="00D93A18" w:rsidRPr="005C0B78">
        <w:rPr>
          <w:rFonts w:ascii="Times New Roman" w:hAnsi="Times New Roman" w:cs="Times New Roman"/>
        </w:rPr>
        <w:fldChar w:fldCharType="separate"/>
      </w:r>
      <w:r w:rsidR="00D5580A" w:rsidRPr="005C0B78">
        <w:rPr>
          <w:rFonts w:ascii="Times New Roman" w:hAnsi="Times New Roman" w:cs="Times New Roman"/>
          <w:noProof/>
        </w:rPr>
        <w:t>3</w:t>
      </w:r>
      <w:r w:rsidR="00D93A18" w:rsidRPr="005C0B78">
        <w:rPr>
          <w:rFonts w:ascii="Times New Roman" w:hAnsi="Times New Roman" w:cs="Times New Roman"/>
        </w:rPr>
        <w:fldChar w:fldCharType="end"/>
      </w:r>
      <w:r w:rsidR="00E71470" w:rsidRPr="005C0B78">
        <w:rPr>
          <w:rFonts w:ascii="Times New Roman" w:hAnsi="Times New Roman" w:cs="Times New Roman"/>
        </w:rPr>
        <w:t>.</w:t>
      </w:r>
      <w:proofErr w:type="gramStart"/>
      <w:r w:rsidR="00E71470" w:rsidRPr="005C0B78">
        <w:rPr>
          <w:rFonts w:ascii="Times New Roman" w:hAnsi="Times New Roman" w:cs="Times New Roman"/>
        </w:rPr>
        <w:t>1</w:t>
      </w:r>
      <w:r w:rsidR="00D93A18" w:rsidRPr="005C0B78">
        <w:rPr>
          <w:rFonts w:ascii="Times New Roman" w:hAnsi="Times New Roman" w:cs="Times New Roman"/>
        </w:rPr>
        <w:t>:DFD</w:t>
      </w:r>
      <w:proofErr w:type="gramEnd"/>
      <w:r w:rsidR="00D93A18" w:rsidRPr="005C0B78">
        <w:rPr>
          <w:rFonts w:ascii="Times New Roman" w:hAnsi="Times New Roman" w:cs="Times New Roman"/>
        </w:rPr>
        <w:t>-Level 0</w:t>
      </w:r>
    </w:p>
    <w:p w14:paraId="07F3350D" w14:textId="7BBF7CA5" w:rsidR="00E71470" w:rsidRDefault="00E71470">
      <w:pPr>
        <w:rPr>
          <w:rFonts w:ascii="Times New Roman" w:hAnsi="Times New Roman" w:cs="Times New Roman"/>
          <w:lang w:val="en-US"/>
        </w:rPr>
      </w:pPr>
    </w:p>
    <w:p w14:paraId="15295DD0" w14:textId="76D7D37B" w:rsidR="003049A1" w:rsidRPr="005C0B78" w:rsidRDefault="005C0B78" w:rsidP="005C0B78">
      <w:pPr>
        <w:tabs>
          <w:tab w:val="left" w:pos="2012"/>
        </w:tabs>
        <w:jc w:val="both"/>
        <w:rPr>
          <w:rFonts w:ascii="Times New Roman" w:hAnsi="Times New Roman" w:cs="Times New Roman"/>
        </w:rPr>
      </w:pPr>
      <w:r>
        <w:rPr>
          <w:rFonts w:ascii="Times New Roman" w:hAnsi="Times New Roman" w:cs="Times New Roman"/>
          <w:noProof/>
        </w:rPr>
        <w:t xml:space="preserve"> </w:t>
      </w:r>
      <w:r w:rsidR="00E71470" w:rsidRPr="00E71470">
        <w:rPr>
          <w:rFonts w:ascii="Times New Roman" w:hAnsi="Times New Roman" w:cs="Times New Roman"/>
          <w:noProof/>
        </w:rPr>
        <w:drawing>
          <wp:inline distT="0" distB="0" distL="0" distR="0" wp14:anchorId="19AB06A5" wp14:editId="44C427A8">
            <wp:extent cx="5731510" cy="3821006"/>
            <wp:effectExtent l="0" t="0" r="2540" b="8255"/>
            <wp:docPr id="978798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9851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1510" cy="3821006"/>
                    </a:xfrm>
                    <a:prstGeom prst="rect">
                      <a:avLst/>
                    </a:prstGeom>
                    <a:noFill/>
                    <a:ln>
                      <a:noFill/>
                    </a:ln>
                  </pic:spPr>
                </pic:pic>
              </a:graphicData>
            </a:graphic>
          </wp:inline>
        </w:drawing>
      </w:r>
      <w:r>
        <w:rPr>
          <w:rFonts w:ascii="Times New Roman" w:hAnsi="Times New Roman" w:cs="Times New Roman"/>
          <w:noProof/>
        </w:rPr>
        <w:t xml:space="preserve">                                                      </w:t>
      </w:r>
      <w:r w:rsidR="00E71470" w:rsidRPr="00890E33">
        <w:rPr>
          <w:rFonts w:ascii="Times New Roman" w:hAnsi="Times New Roman" w:cs="Times New Roman"/>
          <w:sz w:val="18"/>
          <w:szCs w:val="18"/>
        </w:rPr>
        <w:t>Figure 7.3.2 DFD</w:t>
      </w:r>
      <w:r w:rsidR="00890E33" w:rsidRPr="00890E33">
        <w:rPr>
          <w:rFonts w:ascii="Times New Roman" w:hAnsi="Times New Roman" w:cs="Times New Roman"/>
          <w:sz w:val="18"/>
          <w:szCs w:val="18"/>
        </w:rPr>
        <w:t>-Level 1</w:t>
      </w:r>
    </w:p>
    <w:p w14:paraId="6C03CC86" w14:textId="77777777"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1. CLASS DIAGRAM</w:t>
      </w:r>
    </w:p>
    <w:p w14:paraId="68CA2D22" w14:textId="77777777" w:rsidR="001B770D" w:rsidRPr="001B770D" w:rsidRDefault="001B770D" w:rsidP="001B770D">
      <w:pPr>
        <w:spacing w:line="240" w:lineRule="auto"/>
        <w:jc w:val="both"/>
        <w:rPr>
          <w:rFonts w:ascii="Times New Roman" w:hAnsi="Times New Roman" w:cs="Times New Roman"/>
        </w:rPr>
      </w:pPr>
      <w:r w:rsidRPr="001B770D">
        <w:rPr>
          <w:rFonts w:ascii="Times New Roman" w:hAnsi="Times New Roman" w:cs="Times New Roman"/>
          <w:b/>
          <w:bCs/>
        </w:rPr>
        <w:t>Purpose:</w:t>
      </w:r>
      <w:r w:rsidRPr="001B770D">
        <w:rPr>
          <w:rFonts w:ascii="Times New Roman" w:hAnsi="Times New Roman" w:cs="Times New Roman"/>
        </w:rPr>
        <w:t xml:space="preserve"> Shows the static structure of classes, their attributes, methods, and relationships in the Fake Currency Detection system.</w:t>
      </w:r>
    </w:p>
    <w:p w14:paraId="2F326651" w14:textId="77777777"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Key Components</w:t>
      </w:r>
    </w:p>
    <w:p w14:paraId="3B8BF9A8" w14:textId="28D5AB7E"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1. Currency</w:t>
      </w:r>
      <w:r w:rsidR="00AD1B7B">
        <w:rPr>
          <w:rFonts w:ascii="Times New Roman" w:hAnsi="Times New Roman" w:cs="Times New Roman"/>
          <w:b/>
          <w:bCs/>
        </w:rPr>
        <w:t xml:space="preserve"> </w:t>
      </w:r>
      <w:r w:rsidRPr="001B770D">
        <w:rPr>
          <w:rFonts w:ascii="Times New Roman" w:hAnsi="Times New Roman" w:cs="Times New Roman"/>
          <w:b/>
          <w:bCs/>
        </w:rPr>
        <w:t>Detection</w:t>
      </w:r>
      <w:r w:rsidR="00AD1B7B">
        <w:rPr>
          <w:rFonts w:ascii="Times New Roman" w:hAnsi="Times New Roman" w:cs="Times New Roman"/>
          <w:b/>
          <w:bCs/>
        </w:rPr>
        <w:t xml:space="preserve"> </w:t>
      </w:r>
      <w:r w:rsidRPr="001B770D">
        <w:rPr>
          <w:rFonts w:ascii="Times New Roman" w:hAnsi="Times New Roman" w:cs="Times New Roman"/>
          <w:b/>
          <w:bCs/>
        </w:rPr>
        <w:t>System (Orchestrator)</w:t>
      </w:r>
    </w:p>
    <w:p w14:paraId="03F57FC5" w14:textId="77777777" w:rsidR="001B770D" w:rsidRPr="001B770D" w:rsidRDefault="001B770D" w:rsidP="001B770D">
      <w:pPr>
        <w:numPr>
          <w:ilvl w:val="0"/>
          <w:numId w:val="100"/>
        </w:numPr>
        <w:spacing w:line="240" w:lineRule="auto"/>
        <w:jc w:val="both"/>
        <w:rPr>
          <w:rFonts w:ascii="Times New Roman" w:hAnsi="Times New Roman" w:cs="Times New Roman"/>
        </w:rPr>
      </w:pPr>
      <w:r w:rsidRPr="001B770D">
        <w:rPr>
          <w:rFonts w:ascii="Times New Roman" w:hAnsi="Times New Roman" w:cs="Times New Roman"/>
          <w:b/>
          <w:bCs/>
        </w:rPr>
        <w:t>Attributes:</w:t>
      </w:r>
      <w:r w:rsidRPr="001B770D">
        <w:rPr>
          <w:rFonts w:ascii="Times New Roman" w:hAnsi="Times New Roman" w:cs="Times New Roman"/>
        </w:rPr>
        <w:t xml:space="preserve"> </w:t>
      </w:r>
    </w:p>
    <w:p w14:paraId="7C3364F5" w14:textId="77777777" w:rsidR="001B770D" w:rsidRPr="001B770D" w:rsidRDefault="001B770D" w:rsidP="001B770D">
      <w:pPr>
        <w:numPr>
          <w:ilvl w:val="1"/>
          <w:numId w:val="100"/>
        </w:numPr>
        <w:spacing w:line="240" w:lineRule="auto"/>
        <w:jc w:val="both"/>
        <w:rPr>
          <w:rFonts w:ascii="Times New Roman" w:hAnsi="Times New Roman" w:cs="Times New Roman"/>
        </w:rPr>
      </w:pPr>
      <w:r w:rsidRPr="001B770D">
        <w:rPr>
          <w:rFonts w:ascii="Times New Roman" w:hAnsi="Times New Roman" w:cs="Times New Roman"/>
        </w:rPr>
        <w:t xml:space="preserve">currency_list (list of supported currency denominations) </w:t>
      </w:r>
    </w:p>
    <w:p w14:paraId="5AB4F447" w14:textId="77777777" w:rsidR="001B770D" w:rsidRPr="001B770D" w:rsidRDefault="001B770D" w:rsidP="001B770D">
      <w:pPr>
        <w:numPr>
          <w:ilvl w:val="1"/>
          <w:numId w:val="100"/>
        </w:numPr>
        <w:spacing w:line="240" w:lineRule="auto"/>
        <w:jc w:val="both"/>
        <w:rPr>
          <w:rFonts w:ascii="Times New Roman" w:hAnsi="Times New Roman" w:cs="Times New Roman"/>
        </w:rPr>
      </w:pPr>
      <w:r w:rsidRPr="001B770D">
        <w:rPr>
          <w:rFonts w:ascii="Times New Roman" w:hAnsi="Times New Roman" w:cs="Times New Roman"/>
        </w:rPr>
        <w:t xml:space="preserve">image_size (target size for input images) </w:t>
      </w:r>
    </w:p>
    <w:p w14:paraId="6B0C2992" w14:textId="77777777" w:rsidR="001B770D" w:rsidRPr="001B770D" w:rsidRDefault="001B770D" w:rsidP="001B770D">
      <w:pPr>
        <w:numPr>
          <w:ilvl w:val="1"/>
          <w:numId w:val="100"/>
        </w:numPr>
        <w:spacing w:line="240" w:lineRule="auto"/>
        <w:jc w:val="both"/>
        <w:rPr>
          <w:rFonts w:ascii="Times New Roman" w:hAnsi="Times New Roman" w:cs="Times New Roman"/>
        </w:rPr>
      </w:pPr>
      <w:r w:rsidRPr="001B770D">
        <w:rPr>
          <w:rFonts w:ascii="Times New Roman" w:hAnsi="Times New Roman" w:cs="Times New Roman"/>
        </w:rPr>
        <w:t xml:space="preserve">model_params (hyperparameters like learning rate, layers, attention heads) </w:t>
      </w:r>
    </w:p>
    <w:p w14:paraId="4CA3C7D0" w14:textId="77777777" w:rsidR="001B770D" w:rsidRPr="001B770D" w:rsidRDefault="001B770D" w:rsidP="001B770D">
      <w:pPr>
        <w:numPr>
          <w:ilvl w:val="0"/>
          <w:numId w:val="100"/>
        </w:numPr>
        <w:spacing w:line="240" w:lineRule="auto"/>
        <w:jc w:val="both"/>
        <w:rPr>
          <w:rFonts w:ascii="Times New Roman" w:hAnsi="Times New Roman" w:cs="Times New Roman"/>
        </w:rPr>
      </w:pPr>
      <w:r w:rsidRPr="001B770D">
        <w:rPr>
          <w:rFonts w:ascii="Times New Roman" w:hAnsi="Times New Roman" w:cs="Times New Roman"/>
          <w:b/>
          <w:bCs/>
        </w:rPr>
        <w:t>Methods:</w:t>
      </w:r>
      <w:r w:rsidRPr="001B770D">
        <w:rPr>
          <w:rFonts w:ascii="Times New Roman" w:hAnsi="Times New Roman" w:cs="Times New Roman"/>
        </w:rPr>
        <w:t xml:space="preserve"> </w:t>
      </w:r>
    </w:p>
    <w:p w14:paraId="4235677B" w14:textId="77777777" w:rsidR="001B770D" w:rsidRPr="001B770D" w:rsidRDefault="001B770D" w:rsidP="001B770D">
      <w:pPr>
        <w:numPr>
          <w:ilvl w:val="1"/>
          <w:numId w:val="100"/>
        </w:numPr>
        <w:spacing w:line="240" w:lineRule="auto"/>
        <w:jc w:val="both"/>
        <w:rPr>
          <w:rFonts w:ascii="Times New Roman" w:hAnsi="Times New Roman" w:cs="Times New Roman"/>
        </w:rPr>
      </w:pPr>
      <w:r w:rsidRPr="001B770D">
        <w:rPr>
          <w:rFonts w:ascii="Times New Roman" w:hAnsi="Times New Roman" w:cs="Times New Roman"/>
        </w:rPr>
        <w:t>run_</w:t>
      </w:r>
      <w:proofErr w:type="gramStart"/>
      <w:r w:rsidRPr="001B770D">
        <w:rPr>
          <w:rFonts w:ascii="Times New Roman" w:hAnsi="Times New Roman" w:cs="Times New Roman"/>
        </w:rPr>
        <w:t>pipeline(</w:t>
      </w:r>
      <w:proofErr w:type="gramEnd"/>
      <w:r w:rsidRPr="001B770D">
        <w:rPr>
          <w:rFonts w:ascii="Times New Roman" w:hAnsi="Times New Roman" w:cs="Times New Roman"/>
        </w:rPr>
        <w:t xml:space="preserve">) – Controls the end-to-end workflow: data preprocessing → model training → evaluation → deployment </w:t>
      </w:r>
    </w:p>
    <w:p w14:paraId="15CFA943" w14:textId="77777777" w:rsidR="001B770D" w:rsidRPr="001B770D" w:rsidRDefault="001B770D" w:rsidP="001B770D">
      <w:pPr>
        <w:numPr>
          <w:ilvl w:val="0"/>
          <w:numId w:val="100"/>
        </w:numPr>
        <w:spacing w:line="240" w:lineRule="auto"/>
        <w:jc w:val="both"/>
        <w:rPr>
          <w:rFonts w:ascii="Times New Roman" w:hAnsi="Times New Roman" w:cs="Times New Roman"/>
        </w:rPr>
      </w:pPr>
      <w:r w:rsidRPr="001B770D">
        <w:rPr>
          <w:rFonts w:ascii="Times New Roman" w:hAnsi="Times New Roman" w:cs="Times New Roman"/>
          <w:b/>
          <w:bCs/>
        </w:rPr>
        <w:t>Relationships:</w:t>
      </w:r>
      <w:r w:rsidRPr="001B770D">
        <w:rPr>
          <w:rFonts w:ascii="Times New Roman" w:hAnsi="Times New Roman" w:cs="Times New Roman"/>
        </w:rPr>
        <w:t xml:space="preserve"> </w:t>
      </w:r>
    </w:p>
    <w:p w14:paraId="5A9D1F11" w14:textId="77777777" w:rsidR="001B770D" w:rsidRPr="001B770D" w:rsidRDefault="001B770D" w:rsidP="001B770D">
      <w:pPr>
        <w:numPr>
          <w:ilvl w:val="1"/>
          <w:numId w:val="100"/>
        </w:numPr>
        <w:spacing w:line="240" w:lineRule="auto"/>
        <w:jc w:val="both"/>
        <w:rPr>
          <w:rFonts w:ascii="Times New Roman" w:hAnsi="Times New Roman" w:cs="Times New Roman"/>
        </w:rPr>
      </w:pPr>
      <w:r w:rsidRPr="001B770D">
        <w:rPr>
          <w:rFonts w:ascii="Times New Roman" w:hAnsi="Times New Roman" w:cs="Times New Roman"/>
        </w:rPr>
        <w:lastRenderedPageBreak/>
        <w:t xml:space="preserve">Uses all other major classes (DataHandler, TransformerModel, TrainingEngine, Evaluator) </w:t>
      </w:r>
    </w:p>
    <w:p w14:paraId="58BDC410" w14:textId="77777777" w:rsidR="001B770D" w:rsidRPr="001B770D" w:rsidRDefault="007835EF" w:rsidP="001B770D">
      <w:pPr>
        <w:spacing w:line="240" w:lineRule="auto"/>
        <w:jc w:val="both"/>
        <w:rPr>
          <w:rFonts w:ascii="Times New Roman" w:hAnsi="Times New Roman" w:cs="Times New Roman"/>
        </w:rPr>
      </w:pPr>
      <w:r>
        <w:rPr>
          <w:rFonts w:ascii="Times New Roman" w:hAnsi="Times New Roman" w:cs="Times New Roman"/>
        </w:rPr>
        <w:pict w14:anchorId="57FBC1BB">
          <v:rect id="_x0000_i1026" style="width:0;height:1.5pt" o:hralign="center" o:hrstd="t" o:hr="t" fillcolor="#a0a0a0" stroked="f"/>
        </w:pict>
      </w:r>
    </w:p>
    <w:p w14:paraId="03178171" w14:textId="77777777"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2. DataHandler (Data Pipeline)</w:t>
      </w:r>
    </w:p>
    <w:p w14:paraId="37CD878B" w14:textId="77777777" w:rsidR="001B770D" w:rsidRPr="001B770D" w:rsidRDefault="001B770D" w:rsidP="001B770D">
      <w:pPr>
        <w:numPr>
          <w:ilvl w:val="0"/>
          <w:numId w:val="101"/>
        </w:numPr>
        <w:spacing w:line="240" w:lineRule="auto"/>
        <w:jc w:val="both"/>
        <w:rPr>
          <w:rFonts w:ascii="Times New Roman" w:hAnsi="Times New Roman" w:cs="Times New Roman"/>
        </w:rPr>
      </w:pPr>
      <w:r w:rsidRPr="001B770D">
        <w:rPr>
          <w:rFonts w:ascii="Times New Roman" w:hAnsi="Times New Roman" w:cs="Times New Roman"/>
          <w:b/>
          <w:bCs/>
        </w:rPr>
        <w:t>Attributes:</w:t>
      </w:r>
      <w:r w:rsidRPr="001B770D">
        <w:rPr>
          <w:rFonts w:ascii="Times New Roman" w:hAnsi="Times New Roman" w:cs="Times New Roman"/>
        </w:rPr>
        <w:t xml:space="preserve"> </w:t>
      </w:r>
    </w:p>
    <w:p w14:paraId="62D5C1E1" w14:textId="77777777" w:rsidR="001B770D" w:rsidRPr="001B770D" w:rsidRDefault="001B770D" w:rsidP="001B770D">
      <w:pPr>
        <w:numPr>
          <w:ilvl w:val="1"/>
          <w:numId w:val="101"/>
        </w:numPr>
        <w:spacing w:line="240" w:lineRule="auto"/>
        <w:jc w:val="both"/>
        <w:rPr>
          <w:rFonts w:ascii="Times New Roman" w:hAnsi="Times New Roman" w:cs="Times New Roman"/>
        </w:rPr>
      </w:pPr>
      <w:proofErr w:type="spellStart"/>
      <w:r w:rsidRPr="001B770D">
        <w:rPr>
          <w:rFonts w:ascii="Times New Roman" w:hAnsi="Times New Roman" w:cs="Times New Roman"/>
        </w:rPr>
        <w:t>image_dict</w:t>
      </w:r>
      <w:proofErr w:type="spellEnd"/>
      <w:r w:rsidRPr="001B770D">
        <w:rPr>
          <w:rFonts w:ascii="Times New Roman" w:hAnsi="Times New Roman" w:cs="Times New Roman"/>
        </w:rPr>
        <w:t xml:space="preserve"> (dictionary holding raw currency images per denomination) </w:t>
      </w:r>
    </w:p>
    <w:p w14:paraId="3D7BB22D" w14:textId="77777777" w:rsidR="001B770D" w:rsidRPr="001B770D" w:rsidRDefault="001B770D" w:rsidP="001B770D">
      <w:pPr>
        <w:numPr>
          <w:ilvl w:val="0"/>
          <w:numId w:val="101"/>
        </w:numPr>
        <w:spacing w:line="240" w:lineRule="auto"/>
        <w:jc w:val="both"/>
        <w:rPr>
          <w:rFonts w:ascii="Times New Roman" w:hAnsi="Times New Roman" w:cs="Times New Roman"/>
        </w:rPr>
      </w:pPr>
      <w:r w:rsidRPr="001B770D">
        <w:rPr>
          <w:rFonts w:ascii="Times New Roman" w:hAnsi="Times New Roman" w:cs="Times New Roman"/>
          <w:b/>
          <w:bCs/>
        </w:rPr>
        <w:t>Methods:</w:t>
      </w:r>
      <w:r w:rsidRPr="001B770D">
        <w:rPr>
          <w:rFonts w:ascii="Times New Roman" w:hAnsi="Times New Roman" w:cs="Times New Roman"/>
        </w:rPr>
        <w:t xml:space="preserve"> </w:t>
      </w:r>
    </w:p>
    <w:p w14:paraId="4D6F2F3B" w14:textId="77777777" w:rsidR="001B770D" w:rsidRPr="001B770D" w:rsidRDefault="001B770D" w:rsidP="001B770D">
      <w:pPr>
        <w:numPr>
          <w:ilvl w:val="1"/>
          <w:numId w:val="101"/>
        </w:numPr>
        <w:spacing w:line="240" w:lineRule="auto"/>
        <w:jc w:val="both"/>
        <w:rPr>
          <w:rFonts w:ascii="Times New Roman" w:hAnsi="Times New Roman" w:cs="Times New Roman"/>
        </w:rPr>
      </w:pPr>
      <w:r w:rsidRPr="001B770D">
        <w:rPr>
          <w:rFonts w:ascii="Times New Roman" w:hAnsi="Times New Roman" w:cs="Times New Roman"/>
        </w:rPr>
        <w:t>load_</w:t>
      </w:r>
      <w:proofErr w:type="gramStart"/>
      <w:r w:rsidRPr="001B770D">
        <w:rPr>
          <w:rFonts w:ascii="Times New Roman" w:hAnsi="Times New Roman" w:cs="Times New Roman"/>
        </w:rPr>
        <w:t>images(</w:t>
      </w:r>
      <w:proofErr w:type="gramEnd"/>
      <w:r w:rsidRPr="001B770D">
        <w:rPr>
          <w:rFonts w:ascii="Times New Roman" w:hAnsi="Times New Roman" w:cs="Times New Roman"/>
        </w:rPr>
        <w:t xml:space="preserve">) – Fetches images from local directories or online datasets </w:t>
      </w:r>
    </w:p>
    <w:p w14:paraId="3D73BDD4" w14:textId="77777777" w:rsidR="001B770D" w:rsidRPr="001B770D" w:rsidRDefault="001B770D" w:rsidP="001B770D">
      <w:pPr>
        <w:numPr>
          <w:ilvl w:val="1"/>
          <w:numId w:val="101"/>
        </w:numPr>
        <w:spacing w:line="240" w:lineRule="auto"/>
        <w:jc w:val="both"/>
        <w:rPr>
          <w:rFonts w:ascii="Times New Roman" w:hAnsi="Times New Roman" w:cs="Times New Roman"/>
        </w:rPr>
      </w:pPr>
      <w:r w:rsidRPr="001B770D">
        <w:rPr>
          <w:rFonts w:ascii="Times New Roman" w:hAnsi="Times New Roman" w:cs="Times New Roman"/>
        </w:rPr>
        <w:t>preprocess_</w:t>
      </w:r>
      <w:proofErr w:type="gramStart"/>
      <w:r w:rsidRPr="001B770D">
        <w:rPr>
          <w:rFonts w:ascii="Times New Roman" w:hAnsi="Times New Roman" w:cs="Times New Roman"/>
        </w:rPr>
        <w:t>images(</w:t>
      </w:r>
      <w:proofErr w:type="gramEnd"/>
      <w:r w:rsidRPr="001B770D">
        <w:rPr>
          <w:rFonts w:ascii="Times New Roman" w:hAnsi="Times New Roman" w:cs="Times New Roman"/>
        </w:rPr>
        <w:t xml:space="preserve">) – Resizes, normalizes, converts images to tensors </w:t>
      </w:r>
    </w:p>
    <w:p w14:paraId="1C464E3A" w14:textId="77777777" w:rsidR="001B770D" w:rsidRPr="001B770D" w:rsidRDefault="001B770D" w:rsidP="001B770D">
      <w:pPr>
        <w:numPr>
          <w:ilvl w:val="1"/>
          <w:numId w:val="101"/>
        </w:numPr>
        <w:spacing w:line="240" w:lineRule="auto"/>
        <w:jc w:val="both"/>
        <w:rPr>
          <w:rFonts w:ascii="Times New Roman" w:hAnsi="Times New Roman" w:cs="Times New Roman"/>
        </w:rPr>
      </w:pPr>
      <w:r w:rsidRPr="001B770D">
        <w:rPr>
          <w:rFonts w:ascii="Times New Roman" w:hAnsi="Times New Roman" w:cs="Times New Roman"/>
        </w:rPr>
        <w:t>augment_</w:t>
      </w:r>
      <w:proofErr w:type="gramStart"/>
      <w:r w:rsidRPr="001B770D">
        <w:rPr>
          <w:rFonts w:ascii="Times New Roman" w:hAnsi="Times New Roman" w:cs="Times New Roman"/>
        </w:rPr>
        <w:t>images(</w:t>
      </w:r>
      <w:proofErr w:type="gramEnd"/>
      <w:r w:rsidRPr="001B770D">
        <w:rPr>
          <w:rFonts w:ascii="Times New Roman" w:hAnsi="Times New Roman" w:cs="Times New Roman"/>
        </w:rPr>
        <w:t xml:space="preserve">) – Optional: rotates, flips, or adds noise to increase dataset diversity </w:t>
      </w:r>
    </w:p>
    <w:p w14:paraId="5033C33D" w14:textId="77777777" w:rsidR="001B770D" w:rsidRPr="001B770D" w:rsidRDefault="001B770D" w:rsidP="001B770D">
      <w:pPr>
        <w:numPr>
          <w:ilvl w:val="0"/>
          <w:numId w:val="101"/>
        </w:numPr>
        <w:spacing w:line="240" w:lineRule="auto"/>
        <w:jc w:val="both"/>
        <w:rPr>
          <w:rFonts w:ascii="Times New Roman" w:hAnsi="Times New Roman" w:cs="Times New Roman"/>
        </w:rPr>
      </w:pPr>
      <w:r w:rsidRPr="001B770D">
        <w:rPr>
          <w:rFonts w:ascii="Times New Roman" w:hAnsi="Times New Roman" w:cs="Times New Roman"/>
          <w:b/>
          <w:bCs/>
        </w:rPr>
        <w:t>Relationships:</w:t>
      </w:r>
      <w:r w:rsidRPr="001B770D">
        <w:rPr>
          <w:rFonts w:ascii="Times New Roman" w:hAnsi="Times New Roman" w:cs="Times New Roman"/>
        </w:rPr>
        <w:t xml:space="preserve"> </w:t>
      </w:r>
    </w:p>
    <w:p w14:paraId="6CD5CF87" w14:textId="77777777" w:rsidR="001B770D" w:rsidRPr="001B770D" w:rsidRDefault="001B770D" w:rsidP="001B770D">
      <w:pPr>
        <w:numPr>
          <w:ilvl w:val="1"/>
          <w:numId w:val="101"/>
        </w:numPr>
        <w:spacing w:line="240" w:lineRule="auto"/>
        <w:jc w:val="both"/>
        <w:rPr>
          <w:rFonts w:ascii="Times New Roman" w:hAnsi="Times New Roman" w:cs="Times New Roman"/>
        </w:rPr>
      </w:pPr>
      <w:r w:rsidRPr="001B770D">
        <w:rPr>
          <w:rFonts w:ascii="Times New Roman" w:hAnsi="Times New Roman" w:cs="Times New Roman"/>
        </w:rPr>
        <w:t xml:space="preserve">Creates </w:t>
      </w:r>
      <w:proofErr w:type="spellStart"/>
      <w:r w:rsidRPr="001B770D">
        <w:rPr>
          <w:rFonts w:ascii="Times New Roman" w:hAnsi="Times New Roman" w:cs="Times New Roman"/>
        </w:rPr>
        <w:t>TensorDataset</w:t>
      </w:r>
      <w:proofErr w:type="spellEnd"/>
      <w:r w:rsidRPr="001B770D">
        <w:rPr>
          <w:rFonts w:ascii="Times New Roman" w:hAnsi="Times New Roman" w:cs="Times New Roman"/>
        </w:rPr>
        <w:t xml:space="preserve"> and uses </w:t>
      </w:r>
      <w:proofErr w:type="spellStart"/>
      <w:r w:rsidRPr="001B770D">
        <w:rPr>
          <w:rFonts w:ascii="Times New Roman" w:hAnsi="Times New Roman" w:cs="Times New Roman"/>
        </w:rPr>
        <w:t>MinMaxScaler</w:t>
      </w:r>
      <w:proofErr w:type="spellEnd"/>
      <w:r w:rsidRPr="001B770D">
        <w:rPr>
          <w:rFonts w:ascii="Times New Roman" w:hAnsi="Times New Roman" w:cs="Times New Roman"/>
        </w:rPr>
        <w:t xml:space="preserve"> or </w:t>
      </w:r>
      <w:proofErr w:type="spellStart"/>
      <w:r w:rsidRPr="001B770D">
        <w:rPr>
          <w:rFonts w:ascii="Times New Roman" w:hAnsi="Times New Roman" w:cs="Times New Roman"/>
        </w:rPr>
        <w:t>StandardScaler</w:t>
      </w:r>
      <w:proofErr w:type="spellEnd"/>
      <w:r w:rsidRPr="001B770D">
        <w:rPr>
          <w:rFonts w:ascii="Times New Roman" w:hAnsi="Times New Roman" w:cs="Times New Roman"/>
        </w:rPr>
        <w:t xml:space="preserve"> for normalization if needed </w:t>
      </w:r>
    </w:p>
    <w:p w14:paraId="61875C1C" w14:textId="77777777" w:rsidR="001B770D" w:rsidRPr="001B770D" w:rsidRDefault="007835EF" w:rsidP="001B770D">
      <w:pPr>
        <w:spacing w:line="240" w:lineRule="auto"/>
        <w:jc w:val="both"/>
        <w:rPr>
          <w:rFonts w:ascii="Times New Roman" w:hAnsi="Times New Roman" w:cs="Times New Roman"/>
        </w:rPr>
      </w:pPr>
      <w:r>
        <w:rPr>
          <w:rFonts w:ascii="Times New Roman" w:hAnsi="Times New Roman" w:cs="Times New Roman"/>
        </w:rPr>
        <w:pict w14:anchorId="7043FC05">
          <v:rect id="_x0000_i1027" style="width:0;height:1.5pt" o:hralign="center" o:hrstd="t" o:hr="t" fillcolor="#a0a0a0" stroked="f"/>
        </w:pict>
      </w:r>
    </w:p>
    <w:p w14:paraId="20E597EF" w14:textId="77777777"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3. TransformerModel (Core ML Model)</w:t>
      </w:r>
    </w:p>
    <w:p w14:paraId="230265AC" w14:textId="77777777" w:rsidR="001B770D" w:rsidRPr="001B770D" w:rsidRDefault="001B770D" w:rsidP="001B770D">
      <w:pPr>
        <w:numPr>
          <w:ilvl w:val="0"/>
          <w:numId w:val="102"/>
        </w:numPr>
        <w:spacing w:line="240" w:lineRule="auto"/>
        <w:jc w:val="both"/>
        <w:rPr>
          <w:rFonts w:ascii="Times New Roman" w:hAnsi="Times New Roman" w:cs="Times New Roman"/>
        </w:rPr>
      </w:pPr>
      <w:r w:rsidRPr="001B770D">
        <w:rPr>
          <w:rFonts w:ascii="Times New Roman" w:hAnsi="Times New Roman" w:cs="Times New Roman"/>
          <w:b/>
          <w:bCs/>
        </w:rPr>
        <w:t>Attributes:</w:t>
      </w:r>
      <w:r w:rsidRPr="001B770D">
        <w:rPr>
          <w:rFonts w:ascii="Times New Roman" w:hAnsi="Times New Roman" w:cs="Times New Roman"/>
        </w:rPr>
        <w:t xml:space="preserve"> </w:t>
      </w:r>
    </w:p>
    <w:p w14:paraId="2E0333A7" w14:textId="77777777" w:rsidR="001B770D" w:rsidRPr="001B770D" w:rsidRDefault="001B770D" w:rsidP="001B770D">
      <w:pPr>
        <w:numPr>
          <w:ilvl w:val="1"/>
          <w:numId w:val="102"/>
        </w:numPr>
        <w:spacing w:line="240" w:lineRule="auto"/>
        <w:jc w:val="both"/>
        <w:rPr>
          <w:rFonts w:ascii="Times New Roman" w:hAnsi="Times New Roman" w:cs="Times New Roman"/>
        </w:rPr>
      </w:pPr>
      <w:r w:rsidRPr="001B770D">
        <w:rPr>
          <w:rFonts w:ascii="Times New Roman" w:hAnsi="Times New Roman" w:cs="Times New Roman"/>
        </w:rPr>
        <w:t xml:space="preserve">embedding – Linear layer projecting image patches to embeddings </w:t>
      </w:r>
    </w:p>
    <w:p w14:paraId="4BE16209" w14:textId="77777777" w:rsidR="001B770D" w:rsidRPr="001B770D" w:rsidRDefault="001B770D" w:rsidP="001B770D">
      <w:pPr>
        <w:numPr>
          <w:ilvl w:val="1"/>
          <w:numId w:val="102"/>
        </w:numPr>
        <w:spacing w:line="240" w:lineRule="auto"/>
        <w:jc w:val="both"/>
        <w:rPr>
          <w:rFonts w:ascii="Times New Roman" w:hAnsi="Times New Roman" w:cs="Times New Roman"/>
        </w:rPr>
      </w:pPr>
      <w:r w:rsidRPr="001B770D">
        <w:rPr>
          <w:rFonts w:ascii="Times New Roman" w:hAnsi="Times New Roman" w:cs="Times New Roman"/>
        </w:rPr>
        <w:t xml:space="preserve">transformer – Encoder stack with multi-head attention and feedforward layers </w:t>
      </w:r>
    </w:p>
    <w:p w14:paraId="207AE157" w14:textId="77777777" w:rsidR="001B770D" w:rsidRPr="001B770D" w:rsidRDefault="001B770D" w:rsidP="001B770D">
      <w:pPr>
        <w:numPr>
          <w:ilvl w:val="1"/>
          <w:numId w:val="102"/>
        </w:numPr>
        <w:spacing w:line="240" w:lineRule="auto"/>
        <w:jc w:val="both"/>
        <w:rPr>
          <w:rFonts w:ascii="Times New Roman" w:hAnsi="Times New Roman" w:cs="Times New Roman"/>
        </w:rPr>
      </w:pPr>
      <w:r w:rsidRPr="001B770D">
        <w:rPr>
          <w:rFonts w:ascii="Times New Roman" w:hAnsi="Times New Roman" w:cs="Times New Roman"/>
        </w:rPr>
        <w:t xml:space="preserve">fc – Fully connected prediction head for binary classification (Real/Fake) </w:t>
      </w:r>
    </w:p>
    <w:p w14:paraId="252399ED" w14:textId="77777777" w:rsidR="001B770D" w:rsidRPr="001B770D" w:rsidRDefault="001B770D" w:rsidP="001B770D">
      <w:pPr>
        <w:numPr>
          <w:ilvl w:val="0"/>
          <w:numId w:val="102"/>
        </w:numPr>
        <w:spacing w:line="240" w:lineRule="auto"/>
        <w:jc w:val="both"/>
        <w:rPr>
          <w:rFonts w:ascii="Times New Roman" w:hAnsi="Times New Roman" w:cs="Times New Roman"/>
        </w:rPr>
      </w:pPr>
      <w:r w:rsidRPr="001B770D">
        <w:rPr>
          <w:rFonts w:ascii="Times New Roman" w:hAnsi="Times New Roman" w:cs="Times New Roman"/>
          <w:b/>
          <w:bCs/>
        </w:rPr>
        <w:t>Methods:</w:t>
      </w:r>
      <w:r w:rsidRPr="001B770D">
        <w:rPr>
          <w:rFonts w:ascii="Times New Roman" w:hAnsi="Times New Roman" w:cs="Times New Roman"/>
        </w:rPr>
        <w:t xml:space="preserve"> </w:t>
      </w:r>
    </w:p>
    <w:p w14:paraId="61D4F256" w14:textId="77777777" w:rsidR="001B770D" w:rsidRPr="001B770D" w:rsidRDefault="001B770D" w:rsidP="001B770D">
      <w:pPr>
        <w:numPr>
          <w:ilvl w:val="1"/>
          <w:numId w:val="102"/>
        </w:numPr>
        <w:spacing w:line="240" w:lineRule="auto"/>
        <w:jc w:val="both"/>
        <w:rPr>
          <w:rFonts w:ascii="Times New Roman" w:hAnsi="Times New Roman" w:cs="Times New Roman"/>
        </w:rPr>
      </w:pPr>
      <w:proofErr w:type="gramStart"/>
      <w:r w:rsidRPr="001B770D">
        <w:rPr>
          <w:rFonts w:ascii="Times New Roman" w:hAnsi="Times New Roman" w:cs="Times New Roman"/>
        </w:rPr>
        <w:t>forward(</w:t>
      </w:r>
      <w:proofErr w:type="gramEnd"/>
      <w:r w:rsidRPr="001B770D">
        <w:rPr>
          <w:rFonts w:ascii="Times New Roman" w:hAnsi="Times New Roman" w:cs="Times New Roman"/>
        </w:rPr>
        <w:t xml:space="preserve">) – Defines </w:t>
      </w:r>
      <w:proofErr w:type="spellStart"/>
      <w:r w:rsidRPr="001B770D">
        <w:rPr>
          <w:rFonts w:ascii="Times New Roman" w:hAnsi="Times New Roman" w:cs="Times New Roman"/>
        </w:rPr>
        <w:t>PyTorch</w:t>
      </w:r>
      <w:proofErr w:type="spellEnd"/>
      <w:r w:rsidRPr="001B770D">
        <w:rPr>
          <w:rFonts w:ascii="Times New Roman" w:hAnsi="Times New Roman" w:cs="Times New Roman"/>
        </w:rPr>
        <w:t xml:space="preserve"> inference logic </w:t>
      </w:r>
    </w:p>
    <w:p w14:paraId="4161B3E5" w14:textId="77777777" w:rsidR="001B770D" w:rsidRPr="001B770D" w:rsidRDefault="001B770D" w:rsidP="001B770D">
      <w:pPr>
        <w:numPr>
          <w:ilvl w:val="0"/>
          <w:numId w:val="102"/>
        </w:numPr>
        <w:spacing w:line="240" w:lineRule="auto"/>
        <w:jc w:val="both"/>
        <w:rPr>
          <w:rFonts w:ascii="Times New Roman" w:hAnsi="Times New Roman" w:cs="Times New Roman"/>
        </w:rPr>
      </w:pPr>
      <w:r w:rsidRPr="001B770D">
        <w:rPr>
          <w:rFonts w:ascii="Times New Roman" w:hAnsi="Times New Roman" w:cs="Times New Roman"/>
          <w:b/>
          <w:bCs/>
        </w:rPr>
        <w:t>Relationships:</w:t>
      </w:r>
      <w:r w:rsidRPr="001B770D">
        <w:rPr>
          <w:rFonts w:ascii="Times New Roman" w:hAnsi="Times New Roman" w:cs="Times New Roman"/>
        </w:rPr>
        <w:t xml:space="preserve"> </w:t>
      </w:r>
    </w:p>
    <w:p w14:paraId="5C3F2C2F" w14:textId="77777777" w:rsidR="001B770D" w:rsidRPr="001B770D" w:rsidRDefault="001B770D" w:rsidP="001B770D">
      <w:pPr>
        <w:numPr>
          <w:ilvl w:val="1"/>
          <w:numId w:val="102"/>
        </w:numPr>
        <w:spacing w:line="240" w:lineRule="auto"/>
        <w:jc w:val="both"/>
        <w:rPr>
          <w:rFonts w:ascii="Times New Roman" w:hAnsi="Times New Roman" w:cs="Times New Roman"/>
        </w:rPr>
      </w:pPr>
      <w:r w:rsidRPr="001B770D">
        <w:rPr>
          <w:rFonts w:ascii="Times New Roman" w:hAnsi="Times New Roman" w:cs="Times New Roman"/>
        </w:rPr>
        <w:t xml:space="preserve">Receives input from DataHandler and output is used by TrainingEngine and Evaluator </w:t>
      </w:r>
    </w:p>
    <w:p w14:paraId="7E8EF8A9" w14:textId="77777777" w:rsidR="001B770D" w:rsidRPr="001B770D" w:rsidRDefault="007835EF" w:rsidP="001B770D">
      <w:pPr>
        <w:spacing w:line="240" w:lineRule="auto"/>
        <w:jc w:val="both"/>
        <w:rPr>
          <w:rFonts w:ascii="Times New Roman" w:hAnsi="Times New Roman" w:cs="Times New Roman"/>
        </w:rPr>
      </w:pPr>
      <w:r>
        <w:rPr>
          <w:rFonts w:ascii="Times New Roman" w:hAnsi="Times New Roman" w:cs="Times New Roman"/>
        </w:rPr>
        <w:pict w14:anchorId="7B284AE4">
          <v:rect id="_x0000_i1028" style="width:0;height:1.5pt" o:hralign="center" o:hrstd="t" o:hr="t" fillcolor="#a0a0a0" stroked="f"/>
        </w:pict>
      </w:r>
    </w:p>
    <w:p w14:paraId="4DE679AF" w14:textId="77777777"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4. TrainingEngine (Training Logic)</w:t>
      </w:r>
    </w:p>
    <w:p w14:paraId="1DD70605" w14:textId="77777777" w:rsidR="001B770D" w:rsidRPr="001B770D" w:rsidRDefault="001B770D" w:rsidP="001B770D">
      <w:pPr>
        <w:numPr>
          <w:ilvl w:val="0"/>
          <w:numId w:val="103"/>
        </w:numPr>
        <w:spacing w:line="240" w:lineRule="auto"/>
        <w:jc w:val="both"/>
        <w:rPr>
          <w:rFonts w:ascii="Times New Roman" w:hAnsi="Times New Roman" w:cs="Times New Roman"/>
        </w:rPr>
      </w:pPr>
      <w:r w:rsidRPr="001B770D">
        <w:rPr>
          <w:rFonts w:ascii="Times New Roman" w:hAnsi="Times New Roman" w:cs="Times New Roman"/>
          <w:b/>
          <w:bCs/>
        </w:rPr>
        <w:t>Attributes:</w:t>
      </w:r>
      <w:r w:rsidRPr="001B770D">
        <w:rPr>
          <w:rFonts w:ascii="Times New Roman" w:hAnsi="Times New Roman" w:cs="Times New Roman"/>
        </w:rPr>
        <w:t xml:space="preserve"> </w:t>
      </w:r>
    </w:p>
    <w:p w14:paraId="5D0EA051" w14:textId="77777777" w:rsidR="001B770D" w:rsidRPr="001B770D" w:rsidRDefault="001B770D" w:rsidP="001B770D">
      <w:pPr>
        <w:numPr>
          <w:ilvl w:val="1"/>
          <w:numId w:val="103"/>
        </w:numPr>
        <w:spacing w:line="240" w:lineRule="auto"/>
        <w:jc w:val="both"/>
        <w:rPr>
          <w:rFonts w:ascii="Times New Roman" w:hAnsi="Times New Roman" w:cs="Times New Roman"/>
        </w:rPr>
      </w:pPr>
      <w:proofErr w:type="spellStart"/>
      <w:r w:rsidRPr="001B770D">
        <w:rPr>
          <w:rFonts w:ascii="Times New Roman" w:hAnsi="Times New Roman" w:cs="Times New Roman"/>
        </w:rPr>
        <w:t>loss_fn</w:t>
      </w:r>
      <w:proofErr w:type="spellEnd"/>
      <w:r w:rsidRPr="001B770D">
        <w:rPr>
          <w:rFonts w:ascii="Times New Roman" w:hAnsi="Times New Roman" w:cs="Times New Roman"/>
        </w:rPr>
        <w:t xml:space="preserve"> – Binary Cross-Entropy Loss or Focal Loss </w:t>
      </w:r>
    </w:p>
    <w:p w14:paraId="15292D9A" w14:textId="77777777" w:rsidR="001B770D" w:rsidRPr="001B770D" w:rsidRDefault="001B770D" w:rsidP="001B770D">
      <w:pPr>
        <w:numPr>
          <w:ilvl w:val="1"/>
          <w:numId w:val="103"/>
        </w:numPr>
        <w:spacing w:line="240" w:lineRule="auto"/>
        <w:jc w:val="both"/>
        <w:rPr>
          <w:rFonts w:ascii="Times New Roman" w:hAnsi="Times New Roman" w:cs="Times New Roman"/>
        </w:rPr>
      </w:pPr>
      <w:r w:rsidRPr="001B770D">
        <w:rPr>
          <w:rFonts w:ascii="Times New Roman" w:hAnsi="Times New Roman" w:cs="Times New Roman"/>
        </w:rPr>
        <w:t xml:space="preserve">optimizer – Adam or </w:t>
      </w:r>
      <w:proofErr w:type="spellStart"/>
      <w:r w:rsidRPr="001B770D">
        <w:rPr>
          <w:rFonts w:ascii="Times New Roman" w:hAnsi="Times New Roman" w:cs="Times New Roman"/>
        </w:rPr>
        <w:t>AdamW</w:t>
      </w:r>
      <w:proofErr w:type="spellEnd"/>
      <w:r w:rsidRPr="001B770D">
        <w:rPr>
          <w:rFonts w:ascii="Times New Roman" w:hAnsi="Times New Roman" w:cs="Times New Roman"/>
        </w:rPr>
        <w:t xml:space="preserve"> </w:t>
      </w:r>
    </w:p>
    <w:p w14:paraId="67C72F2E" w14:textId="77777777" w:rsidR="001B770D" w:rsidRPr="001B770D" w:rsidRDefault="001B770D" w:rsidP="001B770D">
      <w:pPr>
        <w:numPr>
          <w:ilvl w:val="0"/>
          <w:numId w:val="103"/>
        </w:numPr>
        <w:spacing w:line="240" w:lineRule="auto"/>
        <w:jc w:val="both"/>
        <w:rPr>
          <w:rFonts w:ascii="Times New Roman" w:hAnsi="Times New Roman" w:cs="Times New Roman"/>
        </w:rPr>
      </w:pPr>
      <w:r w:rsidRPr="001B770D">
        <w:rPr>
          <w:rFonts w:ascii="Times New Roman" w:hAnsi="Times New Roman" w:cs="Times New Roman"/>
          <w:b/>
          <w:bCs/>
        </w:rPr>
        <w:t>Methods:</w:t>
      </w:r>
      <w:r w:rsidRPr="001B770D">
        <w:rPr>
          <w:rFonts w:ascii="Times New Roman" w:hAnsi="Times New Roman" w:cs="Times New Roman"/>
        </w:rPr>
        <w:t xml:space="preserve"> </w:t>
      </w:r>
    </w:p>
    <w:p w14:paraId="5F69E76D" w14:textId="77777777" w:rsidR="001B770D" w:rsidRPr="001B770D" w:rsidRDefault="001B770D" w:rsidP="001B770D">
      <w:pPr>
        <w:numPr>
          <w:ilvl w:val="1"/>
          <w:numId w:val="103"/>
        </w:numPr>
        <w:spacing w:line="240" w:lineRule="auto"/>
        <w:jc w:val="both"/>
        <w:rPr>
          <w:rFonts w:ascii="Times New Roman" w:hAnsi="Times New Roman" w:cs="Times New Roman"/>
        </w:rPr>
      </w:pPr>
      <w:proofErr w:type="gramStart"/>
      <w:r w:rsidRPr="001B770D">
        <w:rPr>
          <w:rFonts w:ascii="Times New Roman" w:hAnsi="Times New Roman" w:cs="Times New Roman"/>
        </w:rPr>
        <w:t>train(</w:t>
      </w:r>
      <w:proofErr w:type="gramEnd"/>
      <w:r w:rsidRPr="001B770D">
        <w:rPr>
          <w:rFonts w:ascii="Times New Roman" w:hAnsi="Times New Roman" w:cs="Times New Roman"/>
        </w:rPr>
        <w:t xml:space="preserve">) – Batched training loop with backpropagation </w:t>
      </w:r>
    </w:p>
    <w:p w14:paraId="7CE03A21" w14:textId="77777777" w:rsidR="001B770D" w:rsidRPr="001B770D" w:rsidRDefault="001B770D" w:rsidP="001B770D">
      <w:pPr>
        <w:numPr>
          <w:ilvl w:val="1"/>
          <w:numId w:val="103"/>
        </w:numPr>
        <w:spacing w:line="240" w:lineRule="auto"/>
        <w:jc w:val="both"/>
        <w:rPr>
          <w:rFonts w:ascii="Times New Roman" w:hAnsi="Times New Roman" w:cs="Times New Roman"/>
        </w:rPr>
      </w:pPr>
      <w:proofErr w:type="gramStart"/>
      <w:r w:rsidRPr="001B770D">
        <w:rPr>
          <w:rFonts w:ascii="Times New Roman" w:hAnsi="Times New Roman" w:cs="Times New Roman"/>
        </w:rPr>
        <w:t>validate(</w:t>
      </w:r>
      <w:proofErr w:type="gramEnd"/>
      <w:r w:rsidRPr="001B770D">
        <w:rPr>
          <w:rFonts w:ascii="Times New Roman" w:hAnsi="Times New Roman" w:cs="Times New Roman"/>
        </w:rPr>
        <w:t xml:space="preserve">) – Evaluates model on a validation set and tracks metrics </w:t>
      </w:r>
    </w:p>
    <w:p w14:paraId="4122F5A8" w14:textId="77777777" w:rsidR="001B770D" w:rsidRPr="001B770D" w:rsidRDefault="001B770D" w:rsidP="001B770D">
      <w:pPr>
        <w:numPr>
          <w:ilvl w:val="0"/>
          <w:numId w:val="103"/>
        </w:numPr>
        <w:spacing w:line="240" w:lineRule="auto"/>
        <w:jc w:val="both"/>
        <w:rPr>
          <w:rFonts w:ascii="Times New Roman" w:hAnsi="Times New Roman" w:cs="Times New Roman"/>
        </w:rPr>
      </w:pPr>
      <w:r w:rsidRPr="001B770D">
        <w:rPr>
          <w:rFonts w:ascii="Times New Roman" w:hAnsi="Times New Roman" w:cs="Times New Roman"/>
          <w:b/>
          <w:bCs/>
        </w:rPr>
        <w:lastRenderedPageBreak/>
        <w:t>Relationships:</w:t>
      </w:r>
      <w:r w:rsidRPr="001B770D">
        <w:rPr>
          <w:rFonts w:ascii="Times New Roman" w:hAnsi="Times New Roman" w:cs="Times New Roman"/>
        </w:rPr>
        <w:t xml:space="preserve"> </w:t>
      </w:r>
    </w:p>
    <w:p w14:paraId="7536F6A2" w14:textId="77777777" w:rsidR="001B770D" w:rsidRPr="001B770D" w:rsidRDefault="001B770D" w:rsidP="001B770D">
      <w:pPr>
        <w:numPr>
          <w:ilvl w:val="1"/>
          <w:numId w:val="103"/>
        </w:numPr>
        <w:spacing w:line="240" w:lineRule="auto"/>
        <w:jc w:val="both"/>
        <w:rPr>
          <w:rFonts w:ascii="Times New Roman" w:hAnsi="Times New Roman" w:cs="Times New Roman"/>
        </w:rPr>
      </w:pPr>
      <w:r w:rsidRPr="001B770D">
        <w:rPr>
          <w:rFonts w:ascii="Times New Roman" w:hAnsi="Times New Roman" w:cs="Times New Roman"/>
        </w:rPr>
        <w:t xml:space="preserve">Uses TransformerModel for forward pass and backpropagation </w:t>
      </w:r>
    </w:p>
    <w:p w14:paraId="58A0A56D" w14:textId="77777777" w:rsidR="001B770D" w:rsidRPr="001B770D" w:rsidRDefault="007835EF" w:rsidP="001B770D">
      <w:pPr>
        <w:spacing w:line="240" w:lineRule="auto"/>
        <w:jc w:val="both"/>
        <w:rPr>
          <w:rFonts w:ascii="Times New Roman" w:hAnsi="Times New Roman" w:cs="Times New Roman"/>
        </w:rPr>
      </w:pPr>
      <w:r>
        <w:rPr>
          <w:rFonts w:ascii="Times New Roman" w:hAnsi="Times New Roman" w:cs="Times New Roman"/>
        </w:rPr>
        <w:pict w14:anchorId="53CE0F6D">
          <v:rect id="_x0000_i1029" style="width:0;height:1.5pt" o:hralign="center" o:hrstd="t" o:hr="t" fillcolor="#a0a0a0" stroked="f"/>
        </w:pict>
      </w:r>
    </w:p>
    <w:p w14:paraId="25F73B1D" w14:textId="77777777"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5. Evaluator (Metrics and Visualization)</w:t>
      </w:r>
    </w:p>
    <w:p w14:paraId="18A38C52" w14:textId="77777777" w:rsidR="001B770D" w:rsidRPr="001B770D" w:rsidRDefault="001B770D" w:rsidP="001B770D">
      <w:pPr>
        <w:numPr>
          <w:ilvl w:val="0"/>
          <w:numId w:val="104"/>
        </w:numPr>
        <w:spacing w:line="240" w:lineRule="auto"/>
        <w:jc w:val="both"/>
        <w:rPr>
          <w:rFonts w:ascii="Times New Roman" w:hAnsi="Times New Roman" w:cs="Times New Roman"/>
        </w:rPr>
      </w:pPr>
      <w:r w:rsidRPr="001B770D">
        <w:rPr>
          <w:rFonts w:ascii="Times New Roman" w:hAnsi="Times New Roman" w:cs="Times New Roman"/>
          <w:b/>
          <w:bCs/>
        </w:rPr>
        <w:t>Methods:</w:t>
      </w:r>
      <w:r w:rsidRPr="001B770D">
        <w:rPr>
          <w:rFonts w:ascii="Times New Roman" w:hAnsi="Times New Roman" w:cs="Times New Roman"/>
        </w:rPr>
        <w:t xml:space="preserve"> </w:t>
      </w:r>
    </w:p>
    <w:p w14:paraId="554AF5E3" w14:textId="77777777" w:rsidR="001B770D" w:rsidRPr="001B770D" w:rsidRDefault="001B770D" w:rsidP="001B770D">
      <w:pPr>
        <w:numPr>
          <w:ilvl w:val="1"/>
          <w:numId w:val="104"/>
        </w:numPr>
        <w:spacing w:line="240" w:lineRule="auto"/>
        <w:jc w:val="both"/>
        <w:rPr>
          <w:rFonts w:ascii="Times New Roman" w:hAnsi="Times New Roman" w:cs="Times New Roman"/>
        </w:rPr>
      </w:pPr>
      <w:r w:rsidRPr="001B770D">
        <w:rPr>
          <w:rFonts w:ascii="Times New Roman" w:hAnsi="Times New Roman" w:cs="Times New Roman"/>
        </w:rPr>
        <w:t>calculate_</w:t>
      </w:r>
      <w:proofErr w:type="gramStart"/>
      <w:r w:rsidRPr="001B770D">
        <w:rPr>
          <w:rFonts w:ascii="Times New Roman" w:hAnsi="Times New Roman" w:cs="Times New Roman"/>
        </w:rPr>
        <w:t>metrics(</w:t>
      </w:r>
      <w:proofErr w:type="gramEnd"/>
      <w:r w:rsidRPr="001B770D">
        <w:rPr>
          <w:rFonts w:ascii="Times New Roman" w:hAnsi="Times New Roman" w:cs="Times New Roman"/>
        </w:rPr>
        <w:t xml:space="preserve">) – Computes accuracy, precision, recall, F1-score </w:t>
      </w:r>
    </w:p>
    <w:p w14:paraId="37C7E5F9" w14:textId="77777777" w:rsidR="001B770D" w:rsidRPr="001B770D" w:rsidRDefault="001B770D" w:rsidP="001B770D">
      <w:pPr>
        <w:numPr>
          <w:ilvl w:val="1"/>
          <w:numId w:val="104"/>
        </w:numPr>
        <w:spacing w:line="240" w:lineRule="auto"/>
        <w:jc w:val="both"/>
        <w:rPr>
          <w:rFonts w:ascii="Times New Roman" w:hAnsi="Times New Roman" w:cs="Times New Roman"/>
        </w:rPr>
      </w:pPr>
      <w:r w:rsidRPr="001B770D">
        <w:rPr>
          <w:rFonts w:ascii="Times New Roman" w:hAnsi="Times New Roman" w:cs="Times New Roman"/>
        </w:rPr>
        <w:t>plot_confusion_</w:t>
      </w:r>
      <w:proofErr w:type="gramStart"/>
      <w:r w:rsidRPr="001B770D">
        <w:rPr>
          <w:rFonts w:ascii="Times New Roman" w:hAnsi="Times New Roman" w:cs="Times New Roman"/>
        </w:rPr>
        <w:t>matrix(</w:t>
      </w:r>
      <w:proofErr w:type="gramEnd"/>
      <w:r w:rsidRPr="001B770D">
        <w:rPr>
          <w:rFonts w:ascii="Times New Roman" w:hAnsi="Times New Roman" w:cs="Times New Roman"/>
        </w:rPr>
        <w:t xml:space="preserve">) – Visualizes True/False Positive and Negative rates </w:t>
      </w:r>
    </w:p>
    <w:p w14:paraId="0ACE5980" w14:textId="77777777" w:rsidR="001B770D" w:rsidRPr="001B770D" w:rsidRDefault="001B770D" w:rsidP="001B770D">
      <w:pPr>
        <w:numPr>
          <w:ilvl w:val="1"/>
          <w:numId w:val="104"/>
        </w:numPr>
        <w:spacing w:line="240" w:lineRule="auto"/>
        <w:jc w:val="both"/>
        <w:rPr>
          <w:rFonts w:ascii="Times New Roman" w:hAnsi="Times New Roman" w:cs="Times New Roman"/>
        </w:rPr>
      </w:pPr>
      <w:r w:rsidRPr="001B770D">
        <w:rPr>
          <w:rFonts w:ascii="Times New Roman" w:hAnsi="Times New Roman" w:cs="Times New Roman"/>
        </w:rPr>
        <w:t>visualize_</w:t>
      </w:r>
      <w:proofErr w:type="gramStart"/>
      <w:r w:rsidRPr="001B770D">
        <w:rPr>
          <w:rFonts w:ascii="Times New Roman" w:hAnsi="Times New Roman" w:cs="Times New Roman"/>
        </w:rPr>
        <w:t>predictions(</w:t>
      </w:r>
      <w:proofErr w:type="gramEnd"/>
      <w:r w:rsidRPr="001B770D">
        <w:rPr>
          <w:rFonts w:ascii="Times New Roman" w:hAnsi="Times New Roman" w:cs="Times New Roman"/>
        </w:rPr>
        <w:t xml:space="preserve">) – Shows example images with predicted labels </w:t>
      </w:r>
    </w:p>
    <w:p w14:paraId="294C4763" w14:textId="77777777" w:rsidR="001B770D" w:rsidRPr="001B770D" w:rsidRDefault="001B770D" w:rsidP="001B770D">
      <w:pPr>
        <w:numPr>
          <w:ilvl w:val="0"/>
          <w:numId w:val="104"/>
        </w:numPr>
        <w:spacing w:line="240" w:lineRule="auto"/>
        <w:jc w:val="both"/>
        <w:rPr>
          <w:rFonts w:ascii="Times New Roman" w:hAnsi="Times New Roman" w:cs="Times New Roman"/>
        </w:rPr>
      </w:pPr>
      <w:r w:rsidRPr="001B770D">
        <w:rPr>
          <w:rFonts w:ascii="Times New Roman" w:hAnsi="Times New Roman" w:cs="Times New Roman"/>
          <w:b/>
          <w:bCs/>
        </w:rPr>
        <w:t>Relationships:</w:t>
      </w:r>
      <w:r w:rsidRPr="001B770D">
        <w:rPr>
          <w:rFonts w:ascii="Times New Roman" w:hAnsi="Times New Roman" w:cs="Times New Roman"/>
        </w:rPr>
        <w:t xml:space="preserve"> </w:t>
      </w:r>
    </w:p>
    <w:p w14:paraId="6E5B6A2B" w14:textId="77777777" w:rsidR="001B770D" w:rsidRPr="001B770D" w:rsidRDefault="001B770D" w:rsidP="001B770D">
      <w:pPr>
        <w:numPr>
          <w:ilvl w:val="1"/>
          <w:numId w:val="104"/>
        </w:numPr>
        <w:spacing w:line="240" w:lineRule="auto"/>
        <w:jc w:val="both"/>
        <w:rPr>
          <w:rFonts w:ascii="Times New Roman" w:hAnsi="Times New Roman" w:cs="Times New Roman"/>
        </w:rPr>
      </w:pPr>
      <w:r w:rsidRPr="001B770D">
        <w:rPr>
          <w:rFonts w:ascii="Times New Roman" w:hAnsi="Times New Roman" w:cs="Times New Roman"/>
        </w:rPr>
        <w:t xml:space="preserve">Uses outputs from TransformerModel and data from DataHandler </w:t>
      </w:r>
    </w:p>
    <w:p w14:paraId="4404DF38" w14:textId="77777777" w:rsidR="001B770D" w:rsidRPr="001B770D" w:rsidRDefault="007835EF" w:rsidP="001B770D">
      <w:pPr>
        <w:spacing w:line="240" w:lineRule="auto"/>
        <w:jc w:val="both"/>
        <w:rPr>
          <w:rFonts w:ascii="Times New Roman" w:hAnsi="Times New Roman" w:cs="Times New Roman"/>
        </w:rPr>
      </w:pPr>
      <w:r>
        <w:rPr>
          <w:rFonts w:ascii="Times New Roman" w:hAnsi="Times New Roman" w:cs="Times New Roman"/>
        </w:rPr>
        <w:pict w14:anchorId="2332B984">
          <v:rect id="_x0000_i1030" style="width:0;height:1.5pt" o:hralign="center" o:hrstd="t" o:hr="t" fillcolor="#a0a0a0" stroked="f"/>
        </w:pict>
      </w:r>
    </w:p>
    <w:p w14:paraId="09F43AE4" w14:textId="77777777" w:rsidR="001B770D" w:rsidRPr="001B770D" w:rsidRDefault="001B770D" w:rsidP="001B770D">
      <w:pPr>
        <w:spacing w:line="240" w:lineRule="auto"/>
        <w:jc w:val="both"/>
        <w:rPr>
          <w:rFonts w:ascii="Times New Roman" w:hAnsi="Times New Roman" w:cs="Times New Roman"/>
          <w:b/>
          <w:bCs/>
        </w:rPr>
      </w:pPr>
      <w:r w:rsidRPr="001B770D">
        <w:rPr>
          <w:rFonts w:ascii="Times New Roman" w:hAnsi="Times New Roman" w:cs="Times New Roman"/>
          <w:b/>
          <w:bCs/>
        </w:rPr>
        <w:t>6. Supporting Classes</w:t>
      </w:r>
    </w:p>
    <w:p w14:paraId="7984049B" w14:textId="77777777" w:rsidR="001B770D" w:rsidRPr="001B770D" w:rsidRDefault="001B770D" w:rsidP="001B770D">
      <w:pPr>
        <w:numPr>
          <w:ilvl w:val="0"/>
          <w:numId w:val="105"/>
        </w:numPr>
        <w:spacing w:line="240" w:lineRule="auto"/>
        <w:jc w:val="both"/>
        <w:rPr>
          <w:rFonts w:ascii="Times New Roman" w:hAnsi="Times New Roman" w:cs="Times New Roman"/>
        </w:rPr>
      </w:pPr>
      <w:proofErr w:type="spellStart"/>
      <w:r w:rsidRPr="001B770D">
        <w:rPr>
          <w:rFonts w:ascii="Times New Roman" w:hAnsi="Times New Roman" w:cs="Times New Roman"/>
        </w:rPr>
        <w:t>MinMaxScaler</w:t>
      </w:r>
      <w:proofErr w:type="spellEnd"/>
      <w:r w:rsidRPr="001B770D">
        <w:rPr>
          <w:rFonts w:ascii="Times New Roman" w:hAnsi="Times New Roman" w:cs="Times New Roman"/>
        </w:rPr>
        <w:t xml:space="preserve"> / </w:t>
      </w:r>
      <w:proofErr w:type="spellStart"/>
      <w:r w:rsidRPr="001B770D">
        <w:rPr>
          <w:rFonts w:ascii="Times New Roman" w:hAnsi="Times New Roman" w:cs="Times New Roman"/>
        </w:rPr>
        <w:t>StandardScaler</w:t>
      </w:r>
      <w:proofErr w:type="spellEnd"/>
      <w:r w:rsidRPr="001B770D">
        <w:rPr>
          <w:rFonts w:ascii="Times New Roman" w:hAnsi="Times New Roman" w:cs="Times New Roman"/>
        </w:rPr>
        <w:t xml:space="preserve"> – Normalizes image pixel values </w:t>
      </w:r>
    </w:p>
    <w:p w14:paraId="58B1AEF6" w14:textId="77777777" w:rsidR="001B770D" w:rsidRPr="001B770D" w:rsidRDefault="001B770D" w:rsidP="001B770D">
      <w:pPr>
        <w:numPr>
          <w:ilvl w:val="0"/>
          <w:numId w:val="105"/>
        </w:numPr>
        <w:spacing w:line="240" w:lineRule="auto"/>
        <w:jc w:val="both"/>
        <w:rPr>
          <w:rFonts w:ascii="Times New Roman" w:hAnsi="Times New Roman" w:cs="Times New Roman"/>
        </w:rPr>
      </w:pPr>
      <w:proofErr w:type="spellStart"/>
      <w:r w:rsidRPr="001B770D">
        <w:rPr>
          <w:rFonts w:ascii="Times New Roman" w:hAnsi="Times New Roman" w:cs="Times New Roman"/>
        </w:rPr>
        <w:t>TensorDataset</w:t>
      </w:r>
      <w:proofErr w:type="spellEnd"/>
      <w:r w:rsidRPr="001B770D">
        <w:rPr>
          <w:rFonts w:ascii="Times New Roman" w:hAnsi="Times New Roman" w:cs="Times New Roman"/>
        </w:rPr>
        <w:t xml:space="preserve"> – Stores (X, y) pairs for training/validation </w:t>
      </w:r>
    </w:p>
    <w:p w14:paraId="3391E890" w14:textId="77777777" w:rsidR="001B770D" w:rsidRPr="001B770D" w:rsidRDefault="001B770D" w:rsidP="001B770D">
      <w:pPr>
        <w:numPr>
          <w:ilvl w:val="0"/>
          <w:numId w:val="105"/>
        </w:numPr>
        <w:spacing w:line="240" w:lineRule="auto"/>
        <w:jc w:val="both"/>
        <w:rPr>
          <w:rFonts w:ascii="Times New Roman" w:hAnsi="Times New Roman" w:cs="Times New Roman"/>
        </w:rPr>
      </w:pPr>
      <w:proofErr w:type="spellStart"/>
      <w:r w:rsidRPr="001B770D">
        <w:rPr>
          <w:rFonts w:ascii="Times New Roman" w:hAnsi="Times New Roman" w:cs="Times New Roman"/>
        </w:rPr>
        <w:t>DataLoader</w:t>
      </w:r>
      <w:proofErr w:type="spellEnd"/>
      <w:r w:rsidRPr="001B770D">
        <w:rPr>
          <w:rFonts w:ascii="Times New Roman" w:hAnsi="Times New Roman" w:cs="Times New Roman"/>
        </w:rPr>
        <w:t xml:space="preserve"> – Provides batched data for model training</w:t>
      </w:r>
    </w:p>
    <w:p w14:paraId="7E75B4F0" w14:textId="77777777" w:rsidR="0022186E" w:rsidRPr="009119F5" w:rsidRDefault="0022186E" w:rsidP="000D4662">
      <w:pPr>
        <w:spacing w:line="240" w:lineRule="auto"/>
        <w:jc w:val="both"/>
        <w:rPr>
          <w:rFonts w:ascii="Times New Roman" w:hAnsi="Times New Roman" w:cs="Times New Roman"/>
          <w:lang w:val="en-US"/>
        </w:rPr>
      </w:pPr>
    </w:p>
    <w:p w14:paraId="04F65ECE" w14:textId="764EE57F" w:rsidR="00627381" w:rsidRDefault="001118EA" w:rsidP="00627381">
      <w:pPr>
        <w:keepNext/>
        <w:spacing w:line="240" w:lineRule="auto"/>
        <w:jc w:val="both"/>
      </w:pPr>
      <w:r>
        <w:rPr>
          <w:noProof/>
        </w:rPr>
        <w:t xml:space="preserve">                          </w:t>
      </w:r>
      <w:r>
        <w:rPr>
          <w:noProof/>
        </w:rPr>
        <w:drawing>
          <wp:inline distT="0" distB="0" distL="0" distR="0" wp14:anchorId="686126AD" wp14:editId="4E8AB912">
            <wp:extent cx="4023360" cy="3006153"/>
            <wp:effectExtent l="0" t="0" r="0" b="3810"/>
            <wp:docPr id="1454099851" name="Picture 1">
              <a:extLst xmlns:a="http://schemas.openxmlformats.org/drawingml/2006/main">
                <a:ext uri="{FF2B5EF4-FFF2-40B4-BE49-F238E27FC236}">
                  <a16:creationId xmlns:a16="http://schemas.microsoft.com/office/drawing/2014/main" id="{50C03C74-B0A4-B334-E1E4-0B850C81F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0C03C74-B0A4-B334-E1E4-0B850C81FCFE}"/>
                        </a:ext>
                      </a:extLst>
                    </pic:cNvPr>
                    <pic:cNvPicPr>
                      <a:picLocks noChangeAspect="1"/>
                    </pic:cNvPicPr>
                  </pic:nvPicPr>
                  <pic:blipFill>
                    <a:blip r:embed="rId14"/>
                    <a:stretch>
                      <a:fillRect/>
                    </a:stretch>
                  </pic:blipFill>
                  <pic:spPr>
                    <a:xfrm>
                      <a:off x="0" y="0"/>
                      <a:ext cx="4031477" cy="3012218"/>
                    </a:xfrm>
                    <a:prstGeom prst="rect">
                      <a:avLst/>
                    </a:prstGeom>
                  </pic:spPr>
                </pic:pic>
              </a:graphicData>
            </a:graphic>
          </wp:inline>
        </w:drawing>
      </w:r>
    </w:p>
    <w:p w14:paraId="50813661" w14:textId="0BB3044F" w:rsidR="0022186E" w:rsidRPr="00DC5632" w:rsidRDefault="00627381" w:rsidP="00627381">
      <w:pPr>
        <w:pStyle w:val="Caption"/>
        <w:jc w:val="center"/>
        <w:rPr>
          <w:rFonts w:ascii="Times New Roman" w:hAnsi="Times New Roman" w:cs="Times New Roman"/>
          <w:i w:val="0"/>
          <w:iCs w:val="0"/>
          <w:lang w:val="en-US"/>
        </w:rPr>
      </w:pPr>
      <w:r w:rsidRPr="00DC5632">
        <w:rPr>
          <w:rFonts w:ascii="Times New Roman" w:hAnsi="Times New Roman" w:cs="Times New Roman"/>
          <w:i w:val="0"/>
          <w:iCs w:val="0"/>
        </w:rPr>
        <w:t xml:space="preserve">Figure </w:t>
      </w:r>
      <w:proofErr w:type="gramStart"/>
      <w:r w:rsidR="00922A95" w:rsidRPr="00DC5632">
        <w:rPr>
          <w:rFonts w:ascii="Times New Roman" w:hAnsi="Times New Roman" w:cs="Times New Roman"/>
          <w:i w:val="0"/>
          <w:iCs w:val="0"/>
        </w:rPr>
        <w:t>7.3.1</w:t>
      </w:r>
      <w:r w:rsidRPr="00DC5632">
        <w:rPr>
          <w:rFonts w:ascii="Times New Roman" w:hAnsi="Times New Roman" w:cs="Times New Roman"/>
          <w:i w:val="0"/>
          <w:iCs w:val="0"/>
        </w:rPr>
        <w:t>:Class</w:t>
      </w:r>
      <w:proofErr w:type="gramEnd"/>
      <w:r w:rsidRPr="00DC5632">
        <w:rPr>
          <w:rFonts w:ascii="Times New Roman" w:hAnsi="Times New Roman" w:cs="Times New Roman"/>
          <w:i w:val="0"/>
          <w:iCs w:val="0"/>
        </w:rPr>
        <w:t xml:space="preserve"> Diagram</w:t>
      </w:r>
    </w:p>
    <w:p w14:paraId="51C49E20" w14:textId="77777777" w:rsidR="00751E56" w:rsidRPr="00751E56" w:rsidRDefault="00751E56" w:rsidP="00751E56">
      <w:pPr>
        <w:spacing w:line="240" w:lineRule="auto"/>
        <w:jc w:val="both"/>
        <w:rPr>
          <w:rFonts w:ascii="Times New Roman" w:hAnsi="Times New Roman" w:cs="Times New Roman"/>
          <w:b/>
          <w:bCs/>
        </w:rPr>
      </w:pPr>
      <w:r w:rsidRPr="00751E56">
        <w:rPr>
          <w:rFonts w:ascii="Times New Roman" w:hAnsi="Times New Roman" w:cs="Times New Roman"/>
          <w:b/>
          <w:bCs/>
        </w:rPr>
        <w:t>2. Use Case Diagram</w:t>
      </w:r>
    </w:p>
    <w:p w14:paraId="7EF30012" w14:textId="77777777" w:rsidR="00751E56" w:rsidRPr="00751E56" w:rsidRDefault="00751E56" w:rsidP="00751E56">
      <w:pPr>
        <w:spacing w:line="240" w:lineRule="auto"/>
        <w:jc w:val="both"/>
        <w:rPr>
          <w:rFonts w:ascii="Times New Roman" w:hAnsi="Times New Roman" w:cs="Times New Roman"/>
        </w:rPr>
      </w:pPr>
      <w:r w:rsidRPr="00751E56">
        <w:rPr>
          <w:rFonts w:ascii="Times New Roman" w:hAnsi="Times New Roman" w:cs="Times New Roman"/>
          <w:b/>
          <w:bCs/>
        </w:rPr>
        <w:t>Purpose:</w:t>
      </w:r>
      <w:r w:rsidRPr="00751E56">
        <w:rPr>
          <w:rFonts w:ascii="Times New Roman" w:hAnsi="Times New Roman" w:cs="Times New Roman"/>
        </w:rPr>
        <w:t xml:space="preserve"> Describes system functionality from a user perspective for fake currency detection.</w:t>
      </w:r>
    </w:p>
    <w:p w14:paraId="4B56B98F" w14:textId="77777777" w:rsidR="00751E56" w:rsidRPr="00751E56" w:rsidRDefault="00751E56" w:rsidP="00751E56">
      <w:pPr>
        <w:spacing w:line="240" w:lineRule="auto"/>
        <w:jc w:val="both"/>
        <w:rPr>
          <w:rFonts w:ascii="Times New Roman" w:hAnsi="Times New Roman" w:cs="Times New Roman"/>
        </w:rPr>
      </w:pPr>
      <w:r w:rsidRPr="00751E56">
        <w:rPr>
          <w:rFonts w:ascii="Times New Roman" w:hAnsi="Times New Roman" w:cs="Times New Roman"/>
          <w:b/>
          <w:bCs/>
        </w:rPr>
        <w:t>Actors:</w:t>
      </w:r>
    </w:p>
    <w:p w14:paraId="59198913" w14:textId="77777777" w:rsidR="00751E56" w:rsidRPr="00751E56" w:rsidRDefault="00751E56" w:rsidP="00751E56">
      <w:pPr>
        <w:numPr>
          <w:ilvl w:val="0"/>
          <w:numId w:val="106"/>
        </w:numPr>
        <w:spacing w:line="240" w:lineRule="auto"/>
        <w:jc w:val="both"/>
        <w:rPr>
          <w:rFonts w:ascii="Times New Roman" w:hAnsi="Times New Roman" w:cs="Times New Roman"/>
        </w:rPr>
      </w:pPr>
      <w:r w:rsidRPr="00751E56">
        <w:rPr>
          <w:rFonts w:ascii="Times New Roman" w:hAnsi="Times New Roman" w:cs="Times New Roman"/>
          <w:b/>
          <w:bCs/>
        </w:rPr>
        <w:lastRenderedPageBreak/>
        <w:t>Bank Staff / Cashier (User):</w:t>
      </w:r>
      <w:r w:rsidRPr="00751E56">
        <w:rPr>
          <w:rFonts w:ascii="Times New Roman" w:hAnsi="Times New Roman" w:cs="Times New Roman"/>
        </w:rPr>
        <w:t xml:space="preserve"> Uploads or scans currency images for verification. </w:t>
      </w:r>
    </w:p>
    <w:p w14:paraId="43AC8DD8" w14:textId="77777777" w:rsidR="00751E56" w:rsidRPr="00751E56" w:rsidRDefault="00751E56" w:rsidP="00751E56">
      <w:pPr>
        <w:numPr>
          <w:ilvl w:val="0"/>
          <w:numId w:val="106"/>
        </w:numPr>
        <w:spacing w:line="240" w:lineRule="auto"/>
        <w:jc w:val="both"/>
        <w:rPr>
          <w:rFonts w:ascii="Times New Roman" w:hAnsi="Times New Roman" w:cs="Times New Roman"/>
        </w:rPr>
      </w:pPr>
      <w:r w:rsidRPr="00751E56">
        <w:rPr>
          <w:rFonts w:ascii="Times New Roman" w:hAnsi="Times New Roman" w:cs="Times New Roman"/>
          <w:b/>
          <w:bCs/>
        </w:rPr>
        <w:t>System:</w:t>
      </w:r>
      <w:r w:rsidRPr="00751E56">
        <w:rPr>
          <w:rFonts w:ascii="Times New Roman" w:hAnsi="Times New Roman" w:cs="Times New Roman"/>
        </w:rPr>
        <w:t xml:space="preserve"> Performs automated detection tasks using the Transformer model. </w:t>
      </w:r>
    </w:p>
    <w:p w14:paraId="4DCA7F8B" w14:textId="77777777" w:rsidR="00751E56" w:rsidRPr="00751E56" w:rsidRDefault="00751E56" w:rsidP="00751E56">
      <w:pPr>
        <w:spacing w:line="240" w:lineRule="auto"/>
        <w:jc w:val="both"/>
        <w:rPr>
          <w:rFonts w:ascii="Times New Roman" w:hAnsi="Times New Roman" w:cs="Times New Roman"/>
        </w:rPr>
      </w:pPr>
      <w:r w:rsidRPr="00751E56">
        <w:rPr>
          <w:rFonts w:ascii="Times New Roman" w:hAnsi="Times New Roman" w:cs="Times New Roman"/>
          <w:b/>
          <w:bCs/>
        </w:rPr>
        <w:t>Use Cases:</w:t>
      </w:r>
    </w:p>
    <w:p w14:paraId="6C8BDCCC" w14:textId="77777777" w:rsidR="00751E56" w:rsidRPr="00751E56" w:rsidRDefault="00751E56" w:rsidP="00751E56">
      <w:pPr>
        <w:numPr>
          <w:ilvl w:val="0"/>
          <w:numId w:val="107"/>
        </w:numPr>
        <w:spacing w:line="240" w:lineRule="auto"/>
        <w:jc w:val="both"/>
        <w:rPr>
          <w:rFonts w:ascii="Times New Roman" w:hAnsi="Times New Roman" w:cs="Times New Roman"/>
        </w:rPr>
      </w:pPr>
      <w:r w:rsidRPr="00751E56">
        <w:rPr>
          <w:rFonts w:ascii="Times New Roman" w:hAnsi="Times New Roman" w:cs="Times New Roman"/>
          <w:b/>
          <w:bCs/>
        </w:rPr>
        <w:t>Upload Currency Image</w:t>
      </w:r>
      <w:r w:rsidRPr="00751E56">
        <w:rPr>
          <w:rFonts w:ascii="Times New Roman" w:hAnsi="Times New Roman" w:cs="Times New Roman"/>
        </w:rPr>
        <w:t xml:space="preserve"> </w:t>
      </w:r>
    </w:p>
    <w:p w14:paraId="4CA26E20"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Actor:</w:t>
      </w:r>
      <w:r w:rsidRPr="00751E56">
        <w:rPr>
          <w:rFonts w:ascii="Times New Roman" w:hAnsi="Times New Roman" w:cs="Times New Roman"/>
        </w:rPr>
        <w:t xml:space="preserve"> Bank Staff / Cashier </w:t>
      </w:r>
    </w:p>
    <w:p w14:paraId="0E67B0BF"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Description:</w:t>
      </w:r>
      <w:r w:rsidRPr="00751E56">
        <w:rPr>
          <w:rFonts w:ascii="Times New Roman" w:hAnsi="Times New Roman" w:cs="Times New Roman"/>
        </w:rPr>
        <w:t xml:space="preserve"> User uploads an image of currency (via camera or file) for analysis. </w:t>
      </w:r>
    </w:p>
    <w:p w14:paraId="3AF4512D" w14:textId="77777777" w:rsidR="00751E56" w:rsidRPr="00751E56" w:rsidRDefault="00751E56" w:rsidP="00751E56">
      <w:pPr>
        <w:numPr>
          <w:ilvl w:val="0"/>
          <w:numId w:val="107"/>
        </w:numPr>
        <w:spacing w:line="240" w:lineRule="auto"/>
        <w:jc w:val="both"/>
        <w:rPr>
          <w:rFonts w:ascii="Times New Roman" w:hAnsi="Times New Roman" w:cs="Times New Roman"/>
        </w:rPr>
      </w:pPr>
      <w:r w:rsidRPr="00751E56">
        <w:rPr>
          <w:rFonts w:ascii="Times New Roman" w:hAnsi="Times New Roman" w:cs="Times New Roman"/>
          <w:b/>
          <w:bCs/>
        </w:rPr>
        <w:t>Preprocess Image</w:t>
      </w:r>
      <w:r w:rsidRPr="00751E56">
        <w:rPr>
          <w:rFonts w:ascii="Times New Roman" w:hAnsi="Times New Roman" w:cs="Times New Roman"/>
        </w:rPr>
        <w:t xml:space="preserve"> </w:t>
      </w:r>
    </w:p>
    <w:p w14:paraId="49DAF141"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Actor:</w:t>
      </w:r>
      <w:r w:rsidRPr="00751E56">
        <w:rPr>
          <w:rFonts w:ascii="Times New Roman" w:hAnsi="Times New Roman" w:cs="Times New Roman"/>
        </w:rPr>
        <w:t xml:space="preserve"> System </w:t>
      </w:r>
    </w:p>
    <w:p w14:paraId="6F663682"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Steps:</w:t>
      </w:r>
      <w:r w:rsidRPr="00751E56">
        <w:rPr>
          <w:rFonts w:ascii="Times New Roman" w:hAnsi="Times New Roman" w:cs="Times New Roman"/>
        </w:rPr>
        <w:t xml:space="preserve"> </w:t>
      </w:r>
    </w:p>
    <w:p w14:paraId="3F4608A5"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Resize and normalize the image </w:t>
      </w:r>
    </w:p>
    <w:p w14:paraId="7CC67FAC"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Remove noise or unwanted artifacts </w:t>
      </w:r>
    </w:p>
    <w:p w14:paraId="661CF29A"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Segment image into patches for model input </w:t>
      </w:r>
    </w:p>
    <w:p w14:paraId="7F93E75E" w14:textId="77777777" w:rsidR="00751E56" w:rsidRPr="00751E56" w:rsidRDefault="00751E56" w:rsidP="00751E56">
      <w:pPr>
        <w:numPr>
          <w:ilvl w:val="0"/>
          <w:numId w:val="107"/>
        </w:numPr>
        <w:spacing w:line="240" w:lineRule="auto"/>
        <w:jc w:val="both"/>
        <w:rPr>
          <w:rFonts w:ascii="Times New Roman" w:hAnsi="Times New Roman" w:cs="Times New Roman"/>
        </w:rPr>
      </w:pPr>
      <w:r w:rsidRPr="00751E56">
        <w:rPr>
          <w:rFonts w:ascii="Times New Roman" w:hAnsi="Times New Roman" w:cs="Times New Roman"/>
          <w:b/>
          <w:bCs/>
        </w:rPr>
        <w:t>Extract Features using Transformer</w:t>
      </w:r>
      <w:r w:rsidRPr="00751E56">
        <w:rPr>
          <w:rFonts w:ascii="Times New Roman" w:hAnsi="Times New Roman" w:cs="Times New Roman"/>
        </w:rPr>
        <w:t xml:space="preserve"> </w:t>
      </w:r>
    </w:p>
    <w:p w14:paraId="681FF0CA"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Actor:</w:t>
      </w:r>
      <w:r w:rsidRPr="00751E56">
        <w:rPr>
          <w:rFonts w:ascii="Times New Roman" w:hAnsi="Times New Roman" w:cs="Times New Roman"/>
        </w:rPr>
        <w:t xml:space="preserve"> System </w:t>
      </w:r>
    </w:p>
    <w:p w14:paraId="2C656819"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Input:</w:t>
      </w:r>
      <w:r w:rsidRPr="00751E56">
        <w:rPr>
          <w:rFonts w:ascii="Times New Roman" w:hAnsi="Times New Roman" w:cs="Times New Roman"/>
        </w:rPr>
        <w:t xml:space="preserve"> Preprocessed image patches </w:t>
      </w:r>
    </w:p>
    <w:p w14:paraId="49576471"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Output:</w:t>
      </w:r>
      <w:r w:rsidRPr="00751E56">
        <w:rPr>
          <w:rFonts w:ascii="Times New Roman" w:hAnsi="Times New Roman" w:cs="Times New Roman"/>
        </w:rPr>
        <w:t xml:space="preserve"> Feature vectors representing currency patterns </w:t>
      </w:r>
    </w:p>
    <w:p w14:paraId="38B52954" w14:textId="77777777" w:rsidR="00751E56" w:rsidRPr="00751E56" w:rsidRDefault="00751E56" w:rsidP="00751E56">
      <w:pPr>
        <w:numPr>
          <w:ilvl w:val="0"/>
          <w:numId w:val="107"/>
        </w:numPr>
        <w:spacing w:line="240" w:lineRule="auto"/>
        <w:jc w:val="both"/>
        <w:rPr>
          <w:rFonts w:ascii="Times New Roman" w:hAnsi="Times New Roman" w:cs="Times New Roman"/>
        </w:rPr>
      </w:pPr>
      <w:r w:rsidRPr="00751E56">
        <w:rPr>
          <w:rFonts w:ascii="Times New Roman" w:hAnsi="Times New Roman" w:cs="Times New Roman"/>
          <w:b/>
          <w:bCs/>
        </w:rPr>
        <w:t>Predict Real vs Fake</w:t>
      </w:r>
      <w:r w:rsidRPr="00751E56">
        <w:rPr>
          <w:rFonts w:ascii="Times New Roman" w:hAnsi="Times New Roman" w:cs="Times New Roman"/>
        </w:rPr>
        <w:t xml:space="preserve"> </w:t>
      </w:r>
    </w:p>
    <w:p w14:paraId="18FF5309"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Actor:</w:t>
      </w:r>
      <w:r w:rsidRPr="00751E56">
        <w:rPr>
          <w:rFonts w:ascii="Times New Roman" w:hAnsi="Times New Roman" w:cs="Times New Roman"/>
        </w:rPr>
        <w:t xml:space="preserve"> System </w:t>
      </w:r>
    </w:p>
    <w:p w14:paraId="162139BE"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Actions:</w:t>
      </w:r>
      <w:r w:rsidRPr="00751E56">
        <w:rPr>
          <w:rFonts w:ascii="Times New Roman" w:hAnsi="Times New Roman" w:cs="Times New Roman"/>
        </w:rPr>
        <w:t xml:space="preserve"> </w:t>
      </w:r>
    </w:p>
    <w:p w14:paraId="13B0EDB7"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Feed extracted features into Transformer model </w:t>
      </w:r>
    </w:p>
    <w:p w14:paraId="059C4818"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Apply </w:t>
      </w:r>
      <w:proofErr w:type="spellStart"/>
      <w:r w:rsidRPr="00751E56">
        <w:rPr>
          <w:rFonts w:ascii="Times New Roman" w:hAnsi="Times New Roman" w:cs="Times New Roman"/>
        </w:rPr>
        <w:t>softmax</w:t>
      </w:r>
      <w:proofErr w:type="spellEnd"/>
      <w:r w:rsidRPr="00751E56">
        <w:rPr>
          <w:rFonts w:ascii="Times New Roman" w:hAnsi="Times New Roman" w:cs="Times New Roman"/>
        </w:rPr>
        <w:t xml:space="preserve"> or classification layer </w:t>
      </w:r>
    </w:p>
    <w:p w14:paraId="5786868D"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Generate prediction: Real or Fake </w:t>
      </w:r>
    </w:p>
    <w:p w14:paraId="5EE4B426" w14:textId="77777777" w:rsidR="00751E56" w:rsidRPr="00751E56" w:rsidRDefault="00751E56" w:rsidP="00751E56">
      <w:pPr>
        <w:numPr>
          <w:ilvl w:val="0"/>
          <w:numId w:val="107"/>
        </w:numPr>
        <w:spacing w:line="240" w:lineRule="auto"/>
        <w:jc w:val="both"/>
        <w:rPr>
          <w:rFonts w:ascii="Times New Roman" w:hAnsi="Times New Roman" w:cs="Times New Roman"/>
        </w:rPr>
      </w:pPr>
      <w:r w:rsidRPr="00751E56">
        <w:rPr>
          <w:rFonts w:ascii="Times New Roman" w:hAnsi="Times New Roman" w:cs="Times New Roman"/>
          <w:b/>
          <w:bCs/>
        </w:rPr>
        <w:t>Visualize and Report Results</w:t>
      </w:r>
      <w:r w:rsidRPr="00751E56">
        <w:rPr>
          <w:rFonts w:ascii="Times New Roman" w:hAnsi="Times New Roman" w:cs="Times New Roman"/>
        </w:rPr>
        <w:t xml:space="preserve"> </w:t>
      </w:r>
    </w:p>
    <w:p w14:paraId="06E00959"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Actor:</w:t>
      </w:r>
      <w:r w:rsidRPr="00751E56">
        <w:rPr>
          <w:rFonts w:ascii="Times New Roman" w:hAnsi="Times New Roman" w:cs="Times New Roman"/>
        </w:rPr>
        <w:t xml:space="preserve"> System </w:t>
      </w:r>
    </w:p>
    <w:p w14:paraId="5BD35241" w14:textId="77777777" w:rsidR="00751E56" w:rsidRPr="00751E56" w:rsidRDefault="00751E56" w:rsidP="00751E56">
      <w:pPr>
        <w:numPr>
          <w:ilvl w:val="1"/>
          <w:numId w:val="107"/>
        </w:numPr>
        <w:spacing w:line="240" w:lineRule="auto"/>
        <w:jc w:val="both"/>
        <w:rPr>
          <w:rFonts w:ascii="Times New Roman" w:hAnsi="Times New Roman" w:cs="Times New Roman"/>
        </w:rPr>
      </w:pPr>
      <w:r w:rsidRPr="00751E56">
        <w:rPr>
          <w:rFonts w:ascii="Times New Roman" w:hAnsi="Times New Roman" w:cs="Times New Roman"/>
          <w:b/>
          <w:bCs/>
        </w:rPr>
        <w:t>Output:</w:t>
      </w:r>
      <w:r w:rsidRPr="00751E56">
        <w:rPr>
          <w:rFonts w:ascii="Times New Roman" w:hAnsi="Times New Roman" w:cs="Times New Roman"/>
        </w:rPr>
        <w:t xml:space="preserve"> </w:t>
      </w:r>
    </w:p>
    <w:p w14:paraId="550766EC"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Display prediction result (Real/Fake) </w:t>
      </w:r>
    </w:p>
    <w:p w14:paraId="18044760" w14:textId="77777777" w:rsidR="00751E56" w:rsidRPr="00751E56" w:rsidRDefault="00751E56" w:rsidP="00751E56">
      <w:pPr>
        <w:numPr>
          <w:ilvl w:val="2"/>
          <w:numId w:val="107"/>
        </w:numPr>
        <w:spacing w:line="240" w:lineRule="auto"/>
        <w:jc w:val="both"/>
        <w:rPr>
          <w:rFonts w:ascii="Times New Roman" w:hAnsi="Times New Roman" w:cs="Times New Roman"/>
        </w:rPr>
      </w:pPr>
      <w:r w:rsidRPr="00751E56">
        <w:rPr>
          <w:rFonts w:ascii="Times New Roman" w:hAnsi="Times New Roman" w:cs="Times New Roman"/>
        </w:rPr>
        <w:t xml:space="preserve">Highlight suspicious regions in image (optional) </w:t>
      </w:r>
    </w:p>
    <w:p w14:paraId="7732E6F8" w14:textId="77777777" w:rsidR="00751E56" w:rsidRPr="00751E56" w:rsidRDefault="00751E56" w:rsidP="00751E56">
      <w:pPr>
        <w:spacing w:line="240" w:lineRule="auto"/>
        <w:jc w:val="both"/>
        <w:rPr>
          <w:rFonts w:ascii="Times New Roman" w:hAnsi="Times New Roman" w:cs="Times New Roman"/>
        </w:rPr>
      </w:pPr>
      <w:r w:rsidRPr="00751E56">
        <w:rPr>
          <w:rFonts w:ascii="Times New Roman" w:hAnsi="Times New Roman" w:cs="Times New Roman"/>
          <w:b/>
          <w:bCs/>
        </w:rPr>
        <w:t>Flows:</w:t>
      </w:r>
    </w:p>
    <w:p w14:paraId="76D3A1AA" w14:textId="77777777" w:rsidR="00751E56" w:rsidRPr="00751E56" w:rsidRDefault="00751E56" w:rsidP="00751E56">
      <w:pPr>
        <w:numPr>
          <w:ilvl w:val="0"/>
          <w:numId w:val="108"/>
        </w:numPr>
        <w:spacing w:line="240" w:lineRule="auto"/>
        <w:jc w:val="both"/>
        <w:rPr>
          <w:rFonts w:ascii="Times New Roman" w:hAnsi="Times New Roman" w:cs="Times New Roman"/>
        </w:rPr>
      </w:pPr>
      <w:r w:rsidRPr="00751E56">
        <w:rPr>
          <w:rFonts w:ascii="Times New Roman" w:hAnsi="Times New Roman" w:cs="Times New Roman"/>
          <w:b/>
          <w:bCs/>
        </w:rPr>
        <w:t>UC1 → UC2 → UC3 → UC4 → UC5</w:t>
      </w:r>
      <w:r w:rsidRPr="00751E56">
        <w:rPr>
          <w:rFonts w:ascii="Times New Roman" w:hAnsi="Times New Roman" w:cs="Times New Roman"/>
        </w:rPr>
        <w:t xml:space="preserve"> (sequential dependency, user uploads → system processes → model predicts → results displayed)</w:t>
      </w:r>
    </w:p>
    <w:p w14:paraId="67FAD9F6" w14:textId="77777777" w:rsidR="0022186E" w:rsidRPr="004A4F57" w:rsidRDefault="0022186E" w:rsidP="000D4662">
      <w:pPr>
        <w:spacing w:line="240" w:lineRule="auto"/>
        <w:jc w:val="both"/>
        <w:rPr>
          <w:rFonts w:ascii="Times New Roman" w:hAnsi="Times New Roman" w:cs="Times New Roman"/>
          <w:lang w:val="en-US"/>
        </w:rPr>
      </w:pPr>
    </w:p>
    <w:p w14:paraId="4513157B" w14:textId="27793430" w:rsidR="004374F0" w:rsidRDefault="000D433A" w:rsidP="007528FA">
      <w:pPr>
        <w:keepNext/>
        <w:spacing w:line="360" w:lineRule="auto"/>
        <w:jc w:val="center"/>
      </w:pPr>
      <w:r>
        <w:rPr>
          <w:noProof/>
        </w:rPr>
        <w:lastRenderedPageBreak/>
        <w:drawing>
          <wp:inline distT="0" distB="0" distL="0" distR="0" wp14:anchorId="759B65D8" wp14:editId="3DDB163D">
            <wp:extent cx="5465696" cy="4293956"/>
            <wp:effectExtent l="0" t="0" r="1905" b="0"/>
            <wp:docPr id="175127328" name="Picture 1">
              <a:extLst xmlns:a="http://schemas.openxmlformats.org/drawingml/2006/main">
                <a:ext uri="{FF2B5EF4-FFF2-40B4-BE49-F238E27FC236}">
                  <a16:creationId xmlns:a16="http://schemas.microsoft.com/office/drawing/2014/main" id="{FC318983-792E-AFD9-86DB-60D29A565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C318983-792E-AFD9-86DB-60D29A565758}"/>
                        </a:ext>
                      </a:extLst>
                    </pic:cNvPr>
                    <pic:cNvPicPr>
                      <a:picLocks noChangeAspect="1"/>
                    </pic:cNvPicPr>
                  </pic:nvPicPr>
                  <pic:blipFill>
                    <a:blip r:embed="rId15"/>
                    <a:stretch>
                      <a:fillRect/>
                    </a:stretch>
                  </pic:blipFill>
                  <pic:spPr>
                    <a:xfrm>
                      <a:off x="0" y="0"/>
                      <a:ext cx="5517424" cy="4334595"/>
                    </a:xfrm>
                    <a:prstGeom prst="rect">
                      <a:avLst/>
                    </a:prstGeom>
                  </pic:spPr>
                </pic:pic>
              </a:graphicData>
            </a:graphic>
          </wp:inline>
        </w:drawing>
      </w:r>
      <w:r w:rsidR="00D84AF3" w:rsidRPr="00DC5632">
        <w:rPr>
          <w:rFonts w:ascii="Times New Roman" w:hAnsi="Times New Roman" w:cs="Times New Roman"/>
        </w:rPr>
        <w:t xml:space="preserve">Figure </w:t>
      </w:r>
      <w:proofErr w:type="gramStart"/>
      <w:r w:rsidR="00D84AF3" w:rsidRPr="00DC5632">
        <w:rPr>
          <w:rFonts w:ascii="Times New Roman" w:hAnsi="Times New Roman" w:cs="Times New Roman"/>
        </w:rPr>
        <w:t>7.3.2:Usecase</w:t>
      </w:r>
      <w:proofErr w:type="gramEnd"/>
      <w:r w:rsidR="00D84AF3" w:rsidRPr="00DC5632">
        <w:rPr>
          <w:rFonts w:ascii="Times New Roman" w:hAnsi="Times New Roman" w:cs="Times New Roman"/>
        </w:rPr>
        <w:t xml:space="preserve"> Diagram</w:t>
      </w:r>
    </w:p>
    <w:p w14:paraId="2B4E04FE" w14:textId="77777777" w:rsidR="007528FA" w:rsidRPr="007528FA" w:rsidRDefault="007528FA" w:rsidP="007528FA">
      <w:pPr>
        <w:keepNext/>
        <w:spacing w:line="360" w:lineRule="auto"/>
        <w:jc w:val="center"/>
      </w:pPr>
    </w:p>
    <w:p w14:paraId="24938712" w14:textId="400CC5F5" w:rsidR="006D763D" w:rsidRPr="006D763D" w:rsidRDefault="006D763D" w:rsidP="000D4662">
      <w:pPr>
        <w:spacing w:line="240" w:lineRule="auto"/>
        <w:jc w:val="both"/>
        <w:rPr>
          <w:rFonts w:ascii="Times New Roman" w:hAnsi="Times New Roman" w:cs="Times New Roman"/>
        </w:rPr>
      </w:pPr>
      <w:r w:rsidRPr="006D763D">
        <w:rPr>
          <w:rFonts w:ascii="Times New Roman" w:hAnsi="Times New Roman" w:cs="Times New Roman"/>
          <w:b/>
          <w:bCs/>
        </w:rPr>
        <w:t>3. Sequence Diagram</w:t>
      </w:r>
    </w:p>
    <w:p w14:paraId="4AB19222" w14:textId="77777777" w:rsidR="006D763D" w:rsidRPr="006D763D" w:rsidRDefault="006D763D" w:rsidP="000D4662">
      <w:pPr>
        <w:spacing w:line="240" w:lineRule="auto"/>
        <w:jc w:val="both"/>
        <w:rPr>
          <w:rFonts w:ascii="Times New Roman" w:hAnsi="Times New Roman" w:cs="Times New Roman"/>
        </w:rPr>
      </w:pPr>
      <w:r w:rsidRPr="006D763D">
        <w:rPr>
          <w:rFonts w:ascii="Times New Roman" w:hAnsi="Times New Roman" w:cs="Times New Roman"/>
          <w:b/>
          <w:bCs/>
        </w:rPr>
        <w:t>Purpose</w:t>
      </w:r>
      <w:r w:rsidRPr="006D763D">
        <w:rPr>
          <w:rFonts w:ascii="Times New Roman" w:hAnsi="Times New Roman" w:cs="Times New Roman"/>
        </w:rPr>
        <w:t>: Illustrates dynamic interactions between components over time.</w:t>
      </w:r>
    </w:p>
    <w:p w14:paraId="193FFEF7" w14:textId="77777777" w:rsidR="006D763D" w:rsidRPr="006D763D" w:rsidRDefault="006D763D" w:rsidP="000D4662">
      <w:pPr>
        <w:spacing w:line="240" w:lineRule="auto"/>
        <w:jc w:val="both"/>
        <w:rPr>
          <w:rFonts w:ascii="Times New Roman" w:hAnsi="Times New Roman" w:cs="Times New Roman"/>
        </w:rPr>
      </w:pPr>
      <w:r w:rsidRPr="006D763D">
        <w:rPr>
          <w:rFonts w:ascii="Times New Roman" w:hAnsi="Times New Roman" w:cs="Times New Roman"/>
          <w:b/>
          <w:bCs/>
        </w:rPr>
        <w:t>Steps</w:t>
      </w:r>
      <w:r w:rsidRPr="006D763D">
        <w:rPr>
          <w:rFonts w:ascii="Times New Roman" w:hAnsi="Times New Roman" w:cs="Times New Roman"/>
        </w:rPr>
        <w:t>:</w:t>
      </w:r>
    </w:p>
    <w:p w14:paraId="472510B0" w14:textId="77777777" w:rsidR="006D763D" w:rsidRPr="006D763D" w:rsidRDefault="006D763D" w:rsidP="000C7836">
      <w:pPr>
        <w:numPr>
          <w:ilvl w:val="0"/>
          <w:numId w:val="7"/>
        </w:numPr>
        <w:spacing w:line="240" w:lineRule="auto"/>
        <w:jc w:val="both"/>
        <w:rPr>
          <w:rFonts w:ascii="Times New Roman" w:hAnsi="Times New Roman" w:cs="Times New Roman"/>
        </w:rPr>
      </w:pPr>
      <w:r w:rsidRPr="006D763D">
        <w:rPr>
          <w:rFonts w:ascii="Times New Roman" w:hAnsi="Times New Roman" w:cs="Times New Roman"/>
          <w:b/>
          <w:bCs/>
        </w:rPr>
        <w:t>User Trigger</w:t>
      </w:r>
    </w:p>
    <w:p w14:paraId="73FE0A4C" w14:textId="77777777" w:rsidR="006D763D" w:rsidRPr="006D763D" w:rsidRDefault="006D763D" w:rsidP="000D4662">
      <w:pPr>
        <w:spacing w:line="240" w:lineRule="auto"/>
        <w:ind w:left="1440"/>
        <w:jc w:val="both"/>
        <w:rPr>
          <w:rFonts w:ascii="Times New Roman" w:hAnsi="Times New Roman" w:cs="Times New Roman"/>
        </w:rPr>
      </w:pPr>
      <w:r w:rsidRPr="006D763D">
        <w:rPr>
          <w:rFonts w:ascii="Times New Roman" w:hAnsi="Times New Roman" w:cs="Times New Roman"/>
        </w:rPr>
        <w:t>Calls run_</w:t>
      </w:r>
      <w:proofErr w:type="gramStart"/>
      <w:r w:rsidRPr="006D763D">
        <w:rPr>
          <w:rFonts w:ascii="Times New Roman" w:hAnsi="Times New Roman" w:cs="Times New Roman"/>
        </w:rPr>
        <w:t>pipeline(</w:t>
      </w:r>
      <w:proofErr w:type="gramEnd"/>
      <w:r w:rsidRPr="006D763D">
        <w:rPr>
          <w:rFonts w:ascii="Times New Roman" w:hAnsi="Times New Roman" w:cs="Times New Roman"/>
        </w:rPr>
        <w:t>) on StockPredictionSystem</w:t>
      </w:r>
    </w:p>
    <w:p w14:paraId="73DE080F" w14:textId="77777777" w:rsidR="006D763D" w:rsidRPr="006D763D" w:rsidRDefault="006D763D" w:rsidP="000C7836">
      <w:pPr>
        <w:numPr>
          <w:ilvl w:val="0"/>
          <w:numId w:val="7"/>
        </w:numPr>
        <w:spacing w:line="240" w:lineRule="auto"/>
        <w:jc w:val="both"/>
        <w:rPr>
          <w:rFonts w:ascii="Times New Roman" w:hAnsi="Times New Roman" w:cs="Times New Roman"/>
        </w:rPr>
      </w:pPr>
      <w:r w:rsidRPr="006D763D">
        <w:rPr>
          <w:rFonts w:ascii="Times New Roman" w:hAnsi="Times New Roman" w:cs="Times New Roman"/>
          <w:b/>
          <w:bCs/>
        </w:rPr>
        <w:t>Data Phase</w:t>
      </w:r>
    </w:p>
    <w:p w14:paraId="27E80A6E" w14:textId="77777777" w:rsidR="006D763D" w:rsidRPr="006D763D" w:rsidRDefault="006D763D" w:rsidP="000D4662">
      <w:pPr>
        <w:spacing w:line="240" w:lineRule="auto"/>
        <w:ind w:left="1440"/>
        <w:jc w:val="both"/>
        <w:rPr>
          <w:rFonts w:ascii="Times New Roman" w:hAnsi="Times New Roman" w:cs="Times New Roman"/>
        </w:rPr>
      </w:pPr>
      <w:r w:rsidRPr="006D763D">
        <w:rPr>
          <w:rFonts w:ascii="Times New Roman" w:hAnsi="Times New Roman" w:cs="Times New Roman"/>
        </w:rPr>
        <w:t>System fetches data via DataHandler.download_</w:t>
      </w:r>
      <w:proofErr w:type="gramStart"/>
      <w:r w:rsidRPr="006D763D">
        <w:rPr>
          <w:rFonts w:ascii="Times New Roman" w:hAnsi="Times New Roman" w:cs="Times New Roman"/>
        </w:rPr>
        <w:t>data(</w:t>
      </w:r>
      <w:proofErr w:type="gramEnd"/>
      <w:r w:rsidRPr="006D763D">
        <w:rPr>
          <w:rFonts w:ascii="Times New Roman" w:hAnsi="Times New Roman" w:cs="Times New Roman"/>
        </w:rPr>
        <w:t>)</w:t>
      </w:r>
    </w:p>
    <w:p w14:paraId="0BE4F5DB" w14:textId="77777777" w:rsidR="006D763D" w:rsidRPr="006D763D" w:rsidRDefault="006D763D" w:rsidP="000D4662">
      <w:pPr>
        <w:spacing w:line="240" w:lineRule="auto"/>
        <w:ind w:left="1440"/>
        <w:jc w:val="both"/>
        <w:rPr>
          <w:rFonts w:ascii="Times New Roman" w:hAnsi="Times New Roman" w:cs="Times New Roman"/>
        </w:rPr>
      </w:pPr>
      <w:r w:rsidRPr="006D763D">
        <w:rPr>
          <w:rFonts w:ascii="Times New Roman" w:hAnsi="Times New Roman" w:cs="Times New Roman"/>
        </w:rPr>
        <w:t>Raw data → Feature engineering → Normalization → Sequencing</w:t>
      </w:r>
    </w:p>
    <w:p w14:paraId="69B88881" w14:textId="77777777" w:rsidR="006D763D" w:rsidRPr="006D763D" w:rsidRDefault="006D763D" w:rsidP="000C7836">
      <w:pPr>
        <w:numPr>
          <w:ilvl w:val="0"/>
          <w:numId w:val="7"/>
        </w:numPr>
        <w:spacing w:line="240" w:lineRule="auto"/>
        <w:jc w:val="both"/>
        <w:rPr>
          <w:rFonts w:ascii="Times New Roman" w:hAnsi="Times New Roman" w:cs="Times New Roman"/>
        </w:rPr>
      </w:pPr>
      <w:r w:rsidRPr="006D763D">
        <w:rPr>
          <w:rFonts w:ascii="Times New Roman" w:hAnsi="Times New Roman" w:cs="Times New Roman"/>
          <w:b/>
          <w:bCs/>
        </w:rPr>
        <w:t>Training Phase</w:t>
      </w:r>
    </w:p>
    <w:p w14:paraId="6759B4AC" w14:textId="77777777" w:rsidR="006D763D" w:rsidRPr="006D763D" w:rsidRDefault="006D763D" w:rsidP="000D4662">
      <w:pPr>
        <w:spacing w:line="240" w:lineRule="auto"/>
        <w:ind w:left="1440"/>
        <w:jc w:val="both"/>
        <w:rPr>
          <w:rFonts w:ascii="Times New Roman" w:hAnsi="Times New Roman" w:cs="Times New Roman"/>
        </w:rPr>
      </w:pPr>
      <w:r w:rsidRPr="006D763D">
        <w:rPr>
          <w:rFonts w:ascii="Times New Roman" w:hAnsi="Times New Roman" w:cs="Times New Roman"/>
        </w:rPr>
        <w:t>TrainingEngine iterates over DataLoader batches:</w:t>
      </w:r>
    </w:p>
    <w:p w14:paraId="77751554" w14:textId="77777777" w:rsidR="006D763D" w:rsidRPr="006D763D" w:rsidRDefault="006D763D" w:rsidP="000C7836">
      <w:pPr>
        <w:numPr>
          <w:ilvl w:val="2"/>
          <w:numId w:val="7"/>
        </w:numPr>
        <w:spacing w:line="240" w:lineRule="auto"/>
        <w:jc w:val="both"/>
        <w:rPr>
          <w:rFonts w:ascii="Times New Roman" w:hAnsi="Times New Roman" w:cs="Times New Roman"/>
        </w:rPr>
      </w:pPr>
      <w:r w:rsidRPr="006D763D">
        <w:rPr>
          <w:rFonts w:ascii="Times New Roman" w:hAnsi="Times New Roman" w:cs="Times New Roman"/>
        </w:rPr>
        <w:t>Forward pass through TransformerModel</w:t>
      </w:r>
    </w:p>
    <w:p w14:paraId="61C03877" w14:textId="77777777" w:rsidR="006D763D" w:rsidRPr="006D763D" w:rsidRDefault="006D763D" w:rsidP="000C7836">
      <w:pPr>
        <w:numPr>
          <w:ilvl w:val="2"/>
          <w:numId w:val="7"/>
        </w:numPr>
        <w:spacing w:line="240" w:lineRule="auto"/>
        <w:jc w:val="both"/>
        <w:rPr>
          <w:rFonts w:ascii="Times New Roman" w:hAnsi="Times New Roman" w:cs="Times New Roman"/>
        </w:rPr>
      </w:pPr>
      <w:r w:rsidRPr="006D763D">
        <w:rPr>
          <w:rFonts w:ascii="Times New Roman" w:hAnsi="Times New Roman" w:cs="Times New Roman"/>
        </w:rPr>
        <w:t>Loss calculation + backpropagation</w:t>
      </w:r>
    </w:p>
    <w:p w14:paraId="26431E4D" w14:textId="77777777" w:rsidR="006D763D" w:rsidRPr="006D763D" w:rsidRDefault="006D763D" w:rsidP="000C7836">
      <w:pPr>
        <w:numPr>
          <w:ilvl w:val="0"/>
          <w:numId w:val="7"/>
        </w:numPr>
        <w:spacing w:line="240" w:lineRule="auto"/>
        <w:jc w:val="both"/>
        <w:rPr>
          <w:rFonts w:ascii="Times New Roman" w:hAnsi="Times New Roman" w:cs="Times New Roman"/>
        </w:rPr>
      </w:pPr>
      <w:r w:rsidRPr="006D763D">
        <w:rPr>
          <w:rFonts w:ascii="Times New Roman" w:hAnsi="Times New Roman" w:cs="Times New Roman"/>
          <w:b/>
          <w:bCs/>
        </w:rPr>
        <w:t>Evaluation Phase</w:t>
      </w:r>
    </w:p>
    <w:p w14:paraId="77EE271E" w14:textId="77777777" w:rsidR="006D763D" w:rsidRPr="006D763D" w:rsidRDefault="006D763D" w:rsidP="000D4662">
      <w:pPr>
        <w:spacing w:line="240" w:lineRule="auto"/>
        <w:ind w:left="1440"/>
        <w:jc w:val="both"/>
        <w:rPr>
          <w:rFonts w:ascii="Times New Roman" w:hAnsi="Times New Roman" w:cs="Times New Roman"/>
        </w:rPr>
      </w:pPr>
      <w:r w:rsidRPr="006D763D">
        <w:rPr>
          <w:rFonts w:ascii="Times New Roman" w:hAnsi="Times New Roman" w:cs="Times New Roman"/>
        </w:rPr>
        <w:lastRenderedPageBreak/>
        <w:t>Generate predictions on validation set</w:t>
      </w:r>
    </w:p>
    <w:p w14:paraId="065F9E1E" w14:textId="77777777" w:rsidR="006D763D" w:rsidRPr="006D763D" w:rsidRDefault="006D763D" w:rsidP="000D4662">
      <w:pPr>
        <w:spacing w:line="240" w:lineRule="auto"/>
        <w:ind w:left="1440"/>
        <w:jc w:val="both"/>
        <w:rPr>
          <w:rFonts w:ascii="Times New Roman" w:hAnsi="Times New Roman" w:cs="Times New Roman"/>
        </w:rPr>
      </w:pPr>
      <w:r w:rsidRPr="006D763D">
        <w:rPr>
          <w:rFonts w:ascii="Times New Roman" w:hAnsi="Times New Roman" w:cs="Times New Roman"/>
        </w:rPr>
        <w:t>Inverse scaling → Metrics → Visualization</w:t>
      </w:r>
    </w:p>
    <w:p w14:paraId="1D418DE3" w14:textId="77777777" w:rsidR="006D763D" w:rsidRPr="006D763D" w:rsidRDefault="006D763D" w:rsidP="000D4662">
      <w:pPr>
        <w:spacing w:line="240" w:lineRule="auto"/>
        <w:jc w:val="both"/>
        <w:rPr>
          <w:rFonts w:ascii="Times New Roman" w:hAnsi="Times New Roman" w:cs="Times New Roman"/>
        </w:rPr>
      </w:pPr>
      <w:r w:rsidRPr="006D763D">
        <w:rPr>
          <w:rFonts w:ascii="Times New Roman" w:hAnsi="Times New Roman" w:cs="Times New Roman"/>
          <w:b/>
          <w:bCs/>
        </w:rPr>
        <w:t>Critical Paths</w:t>
      </w:r>
      <w:r w:rsidRPr="006D763D">
        <w:rPr>
          <w:rFonts w:ascii="Times New Roman" w:hAnsi="Times New Roman" w:cs="Times New Roman"/>
        </w:rPr>
        <w:t>:</w:t>
      </w:r>
    </w:p>
    <w:p w14:paraId="76ECFEA6" w14:textId="77777777" w:rsidR="006D763D" w:rsidRPr="006D763D" w:rsidRDefault="006D763D" w:rsidP="000C7836">
      <w:pPr>
        <w:numPr>
          <w:ilvl w:val="0"/>
          <w:numId w:val="8"/>
        </w:numPr>
        <w:spacing w:line="240" w:lineRule="auto"/>
        <w:jc w:val="both"/>
        <w:rPr>
          <w:rFonts w:ascii="Times New Roman" w:hAnsi="Times New Roman" w:cs="Times New Roman"/>
        </w:rPr>
      </w:pPr>
      <w:r w:rsidRPr="006D763D">
        <w:rPr>
          <w:rFonts w:ascii="Times New Roman" w:hAnsi="Times New Roman" w:cs="Times New Roman"/>
        </w:rPr>
        <w:t>Error handling for missing data</w:t>
      </w:r>
    </w:p>
    <w:p w14:paraId="7CF2278D" w14:textId="77777777" w:rsidR="006D763D" w:rsidRPr="006D763D" w:rsidRDefault="006D763D" w:rsidP="000C7836">
      <w:pPr>
        <w:numPr>
          <w:ilvl w:val="0"/>
          <w:numId w:val="8"/>
        </w:numPr>
        <w:spacing w:line="240" w:lineRule="auto"/>
        <w:jc w:val="both"/>
        <w:rPr>
          <w:rFonts w:ascii="Times New Roman" w:hAnsi="Times New Roman" w:cs="Times New Roman"/>
        </w:rPr>
      </w:pPr>
      <w:r w:rsidRPr="006D763D">
        <w:rPr>
          <w:rFonts w:ascii="Times New Roman" w:hAnsi="Times New Roman" w:cs="Times New Roman"/>
        </w:rPr>
        <w:t>GPU acceleration (if available)</w:t>
      </w:r>
    </w:p>
    <w:p w14:paraId="666FF767" w14:textId="77777777" w:rsidR="007528FA" w:rsidRDefault="004508C3" w:rsidP="004508C3">
      <w:pPr>
        <w:keepNext/>
        <w:spacing w:line="360" w:lineRule="auto"/>
        <w:jc w:val="both"/>
        <w:rPr>
          <w:rFonts w:ascii="Times New Roman" w:hAnsi="Times New Roman" w:cs="Times New Roman"/>
        </w:rPr>
      </w:pPr>
      <w:r>
        <w:rPr>
          <w:noProof/>
        </w:rPr>
        <w:drawing>
          <wp:inline distT="0" distB="0" distL="0" distR="0" wp14:anchorId="25C5A682" wp14:editId="30366A1E">
            <wp:extent cx="5765342" cy="3457543"/>
            <wp:effectExtent l="0" t="0" r="6985" b="0"/>
            <wp:docPr id="4" name="Picture 3">
              <a:extLst xmlns:a="http://schemas.openxmlformats.org/drawingml/2006/main">
                <a:ext uri="{FF2B5EF4-FFF2-40B4-BE49-F238E27FC236}">
                  <a16:creationId xmlns:a16="http://schemas.microsoft.com/office/drawing/2014/main" id="{91F89A79-D891-3F22-D2FD-3A200E64AE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1F89A79-D891-3F22-D2FD-3A200E64AEB7}"/>
                        </a:ext>
                      </a:extLst>
                    </pic:cNvPr>
                    <pic:cNvPicPr>
                      <a:picLocks noChangeAspect="1"/>
                    </pic:cNvPicPr>
                  </pic:nvPicPr>
                  <pic:blipFill>
                    <a:blip r:embed="rId16"/>
                    <a:stretch>
                      <a:fillRect/>
                    </a:stretch>
                  </pic:blipFill>
                  <pic:spPr>
                    <a:xfrm>
                      <a:off x="0" y="0"/>
                      <a:ext cx="5803178" cy="3480234"/>
                    </a:xfrm>
                    <a:prstGeom prst="rect">
                      <a:avLst/>
                    </a:prstGeom>
                  </pic:spPr>
                </pic:pic>
              </a:graphicData>
            </a:graphic>
          </wp:inline>
        </w:drawing>
      </w:r>
    </w:p>
    <w:p w14:paraId="3A79D492" w14:textId="70494620" w:rsidR="004273D9" w:rsidRPr="007528FA" w:rsidRDefault="007528FA" w:rsidP="007528FA">
      <w:pPr>
        <w:keepNext/>
        <w:spacing w:line="360" w:lineRule="auto"/>
        <w:jc w:val="both"/>
      </w:pPr>
      <w:r>
        <w:rPr>
          <w:rFonts w:ascii="Times New Roman" w:hAnsi="Times New Roman" w:cs="Times New Roman"/>
        </w:rPr>
        <w:t xml:space="preserve">                                      </w:t>
      </w:r>
      <w:r w:rsidR="00D84AF3" w:rsidRPr="00DC5632">
        <w:rPr>
          <w:rFonts w:ascii="Times New Roman" w:hAnsi="Times New Roman" w:cs="Times New Roman"/>
        </w:rPr>
        <w:t xml:space="preserve">Figure </w:t>
      </w:r>
      <w:proofErr w:type="gramStart"/>
      <w:r w:rsidR="00D84AF3" w:rsidRPr="00DC5632">
        <w:rPr>
          <w:rFonts w:ascii="Times New Roman" w:hAnsi="Times New Roman" w:cs="Times New Roman"/>
        </w:rPr>
        <w:t>7.3.3:Sequence</w:t>
      </w:r>
      <w:proofErr w:type="gramEnd"/>
      <w:r w:rsidR="00D84AF3" w:rsidRPr="00DC5632">
        <w:rPr>
          <w:rFonts w:ascii="Times New Roman" w:hAnsi="Times New Roman" w:cs="Times New Roman"/>
        </w:rPr>
        <w:t xml:space="preserve"> diagram</w:t>
      </w:r>
    </w:p>
    <w:p w14:paraId="59E610AE" w14:textId="77777777" w:rsidR="00EB75BF" w:rsidRPr="00EB75BF" w:rsidRDefault="00EB75BF" w:rsidP="00EB75BF">
      <w:pPr>
        <w:spacing w:line="360" w:lineRule="auto"/>
        <w:jc w:val="both"/>
        <w:rPr>
          <w:rFonts w:ascii="Times New Roman" w:hAnsi="Times New Roman" w:cs="Times New Roman"/>
          <w:b/>
          <w:bCs/>
        </w:rPr>
      </w:pPr>
      <w:r w:rsidRPr="00EB75BF">
        <w:rPr>
          <w:rFonts w:ascii="Times New Roman" w:hAnsi="Times New Roman" w:cs="Times New Roman"/>
          <w:b/>
          <w:bCs/>
        </w:rPr>
        <w:t>4. Component Diagram</w:t>
      </w:r>
    </w:p>
    <w:p w14:paraId="6A1AD493" w14:textId="77777777" w:rsidR="00EB75BF" w:rsidRPr="00EB75BF" w:rsidRDefault="00EB75BF" w:rsidP="00EB75BF">
      <w:pPr>
        <w:spacing w:line="360" w:lineRule="auto"/>
        <w:jc w:val="both"/>
        <w:rPr>
          <w:rFonts w:ascii="Times New Roman" w:hAnsi="Times New Roman" w:cs="Times New Roman"/>
        </w:rPr>
      </w:pPr>
      <w:r w:rsidRPr="00EB75BF">
        <w:rPr>
          <w:rFonts w:ascii="Times New Roman" w:hAnsi="Times New Roman" w:cs="Times New Roman"/>
          <w:b/>
          <w:bCs/>
        </w:rPr>
        <w:t>Purpose:</w:t>
      </w:r>
      <w:r w:rsidRPr="00EB75BF">
        <w:rPr>
          <w:rFonts w:ascii="Times New Roman" w:hAnsi="Times New Roman" w:cs="Times New Roman"/>
        </w:rPr>
        <w:t xml:space="preserve"> Provides a high-level view of system modules, their subcomponents, and data flow for the fake currency detection system.</w:t>
      </w:r>
    </w:p>
    <w:p w14:paraId="225A04CA" w14:textId="77777777" w:rsidR="00EB75BF" w:rsidRPr="00EB75BF" w:rsidRDefault="00EB75BF" w:rsidP="00EB75BF">
      <w:pPr>
        <w:spacing w:line="360" w:lineRule="auto"/>
        <w:jc w:val="both"/>
        <w:rPr>
          <w:rFonts w:ascii="Times New Roman" w:hAnsi="Times New Roman" w:cs="Times New Roman"/>
          <w:b/>
          <w:bCs/>
        </w:rPr>
      </w:pPr>
      <w:r w:rsidRPr="00EB75BF">
        <w:rPr>
          <w:rFonts w:ascii="Times New Roman" w:hAnsi="Times New Roman" w:cs="Times New Roman"/>
          <w:b/>
          <w:bCs/>
        </w:rPr>
        <w:t>Modules:</w:t>
      </w:r>
    </w:p>
    <w:p w14:paraId="727676BF" w14:textId="77777777" w:rsidR="00EB75BF" w:rsidRPr="00EB75BF" w:rsidRDefault="00EB75BF" w:rsidP="00EB75BF">
      <w:pPr>
        <w:spacing w:line="360" w:lineRule="auto"/>
        <w:jc w:val="both"/>
        <w:rPr>
          <w:rFonts w:ascii="Times New Roman" w:hAnsi="Times New Roman" w:cs="Times New Roman"/>
          <w:b/>
          <w:bCs/>
        </w:rPr>
      </w:pPr>
      <w:r w:rsidRPr="00EB75BF">
        <w:rPr>
          <w:rFonts w:ascii="Times New Roman" w:hAnsi="Times New Roman" w:cs="Times New Roman"/>
          <w:b/>
          <w:bCs/>
        </w:rPr>
        <w:t>1. Data Pipeline</w:t>
      </w:r>
    </w:p>
    <w:p w14:paraId="45B67486" w14:textId="77777777" w:rsidR="00EB75BF" w:rsidRPr="00EB75BF" w:rsidRDefault="00EB75BF" w:rsidP="00EB75BF">
      <w:pPr>
        <w:spacing w:line="360" w:lineRule="auto"/>
        <w:jc w:val="both"/>
        <w:rPr>
          <w:rFonts w:ascii="Times New Roman" w:hAnsi="Times New Roman" w:cs="Times New Roman"/>
        </w:rPr>
      </w:pPr>
      <w:r w:rsidRPr="00EB75BF">
        <w:rPr>
          <w:rFonts w:ascii="Times New Roman" w:hAnsi="Times New Roman" w:cs="Times New Roman"/>
          <w:b/>
          <w:bCs/>
        </w:rPr>
        <w:t>Subcomponents:</w:t>
      </w:r>
    </w:p>
    <w:p w14:paraId="03A10B54" w14:textId="77777777" w:rsidR="00EB75BF" w:rsidRPr="00EB75BF" w:rsidRDefault="00EB75BF" w:rsidP="00EB75BF">
      <w:pPr>
        <w:numPr>
          <w:ilvl w:val="0"/>
          <w:numId w:val="109"/>
        </w:numPr>
        <w:spacing w:line="360" w:lineRule="auto"/>
        <w:jc w:val="both"/>
        <w:rPr>
          <w:rFonts w:ascii="Times New Roman" w:hAnsi="Times New Roman" w:cs="Times New Roman"/>
        </w:rPr>
      </w:pPr>
      <w:r w:rsidRPr="00EB75BF">
        <w:rPr>
          <w:rFonts w:ascii="Times New Roman" w:hAnsi="Times New Roman" w:cs="Times New Roman"/>
          <w:b/>
          <w:bCs/>
        </w:rPr>
        <w:t>Image Loader:</w:t>
      </w:r>
      <w:r w:rsidRPr="00EB75BF">
        <w:rPr>
          <w:rFonts w:ascii="Times New Roman" w:hAnsi="Times New Roman" w:cs="Times New Roman"/>
        </w:rPr>
        <w:t xml:space="preserve"> Loads currency images from local storage or dataset. </w:t>
      </w:r>
    </w:p>
    <w:p w14:paraId="543C5667" w14:textId="77777777" w:rsidR="00EB75BF" w:rsidRPr="00EB75BF" w:rsidRDefault="00EB75BF" w:rsidP="000B554A">
      <w:pPr>
        <w:numPr>
          <w:ilvl w:val="0"/>
          <w:numId w:val="109"/>
        </w:numPr>
        <w:spacing w:line="360" w:lineRule="auto"/>
        <w:rPr>
          <w:rFonts w:ascii="Times New Roman" w:hAnsi="Times New Roman" w:cs="Times New Roman"/>
        </w:rPr>
      </w:pPr>
      <w:r w:rsidRPr="00EB75BF">
        <w:rPr>
          <w:rFonts w:ascii="Times New Roman" w:hAnsi="Times New Roman" w:cs="Times New Roman"/>
          <w:b/>
          <w:bCs/>
        </w:rPr>
        <w:t>Data Preprocessor:</w:t>
      </w:r>
      <w:r w:rsidRPr="00EB75BF">
        <w:rPr>
          <w:rFonts w:ascii="Times New Roman" w:hAnsi="Times New Roman" w:cs="Times New Roman"/>
        </w:rPr>
        <w:t xml:space="preserve"> Cleans, resizes, normalizes images, and optionally applies augmentation (rotation, contrast adjustment).</w:t>
      </w:r>
      <w:r w:rsidRPr="00EB75BF">
        <w:rPr>
          <w:rFonts w:ascii="Times New Roman" w:hAnsi="Times New Roman" w:cs="Times New Roman"/>
        </w:rPr>
        <w:br/>
      </w:r>
      <w:r w:rsidRPr="00EB75BF">
        <w:rPr>
          <w:rFonts w:ascii="Times New Roman" w:hAnsi="Times New Roman" w:cs="Times New Roman"/>
          <w:b/>
          <w:bCs/>
        </w:rPr>
        <w:t>Output:</w:t>
      </w:r>
      <w:r w:rsidRPr="00EB75BF">
        <w:rPr>
          <w:rFonts w:ascii="Times New Roman" w:hAnsi="Times New Roman" w:cs="Times New Roman"/>
        </w:rPr>
        <w:t xml:space="preserve"> Preprocessed image tensors ready for the ML pipeline. </w:t>
      </w:r>
    </w:p>
    <w:p w14:paraId="29CB92CC" w14:textId="77777777" w:rsidR="00EB75BF" w:rsidRPr="00EB75BF" w:rsidRDefault="00EB75BF" w:rsidP="00EB75BF">
      <w:pPr>
        <w:spacing w:line="360" w:lineRule="auto"/>
        <w:jc w:val="both"/>
        <w:rPr>
          <w:rFonts w:ascii="Times New Roman" w:hAnsi="Times New Roman" w:cs="Times New Roman"/>
          <w:b/>
          <w:bCs/>
        </w:rPr>
      </w:pPr>
      <w:r w:rsidRPr="00EB75BF">
        <w:rPr>
          <w:rFonts w:ascii="Times New Roman" w:hAnsi="Times New Roman" w:cs="Times New Roman"/>
          <w:b/>
          <w:bCs/>
        </w:rPr>
        <w:lastRenderedPageBreak/>
        <w:t>2. ML Core</w:t>
      </w:r>
    </w:p>
    <w:p w14:paraId="01CB6CBD" w14:textId="77777777" w:rsidR="00EB75BF" w:rsidRPr="00EB75BF" w:rsidRDefault="00EB75BF" w:rsidP="00EB75BF">
      <w:pPr>
        <w:spacing w:line="360" w:lineRule="auto"/>
        <w:jc w:val="both"/>
        <w:rPr>
          <w:rFonts w:ascii="Times New Roman" w:hAnsi="Times New Roman" w:cs="Times New Roman"/>
        </w:rPr>
      </w:pPr>
      <w:r w:rsidRPr="00EB75BF">
        <w:rPr>
          <w:rFonts w:ascii="Times New Roman" w:hAnsi="Times New Roman" w:cs="Times New Roman"/>
          <w:b/>
          <w:bCs/>
        </w:rPr>
        <w:t>Subcomponents:</w:t>
      </w:r>
    </w:p>
    <w:p w14:paraId="74172CDA" w14:textId="77777777" w:rsidR="00EB75BF" w:rsidRPr="00EB75BF" w:rsidRDefault="00EB75BF" w:rsidP="00EB75BF">
      <w:pPr>
        <w:numPr>
          <w:ilvl w:val="0"/>
          <w:numId w:val="110"/>
        </w:numPr>
        <w:spacing w:line="360" w:lineRule="auto"/>
        <w:jc w:val="both"/>
        <w:rPr>
          <w:rFonts w:ascii="Times New Roman" w:hAnsi="Times New Roman" w:cs="Times New Roman"/>
        </w:rPr>
      </w:pPr>
      <w:r w:rsidRPr="00EB75BF">
        <w:rPr>
          <w:rFonts w:ascii="Times New Roman" w:hAnsi="Times New Roman" w:cs="Times New Roman"/>
          <w:b/>
          <w:bCs/>
        </w:rPr>
        <w:t>Transformer Model:</w:t>
      </w:r>
      <w:r w:rsidRPr="00EB75BF">
        <w:rPr>
          <w:rFonts w:ascii="Times New Roman" w:hAnsi="Times New Roman" w:cs="Times New Roman"/>
        </w:rPr>
        <w:t xml:space="preserve"> Attention-based architecture that extracts features from image patches. </w:t>
      </w:r>
    </w:p>
    <w:p w14:paraId="3820AF1E" w14:textId="77777777" w:rsidR="00EB75BF" w:rsidRPr="00EB75BF" w:rsidRDefault="00EB75BF" w:rsidP="00EB75BF">
      <w:pPr>
        <w:numPr>
          <w:ilvl w:val="0"/>
          <w:numId w:val="110"/>
        </w:numPr>
        <w:spacing w:line="360" w:lineRule="auto"/>
        <w:jc w:val="both"/>
        <w:rPr>
          <w:rFonts w:ascii="Times New Roman" w:hAnsi="Times New Roman" w:cs="Times New Roman"/>
        </w:rPr>
      </w:pPr>
      <w:r w:rsidRPr="00EB75BF">
        <w:rPr>
          <w:rFonts w:ascii="Times New Roman" w:hAnsi="Times New Roman" w:cs="Times New Roman"/>
          <w:b/>
          <w:bCs/>
        </w:rPr>
        <w:t>Training Engine:</w:t>
      </w:r>
      <w:r w:rsidRPr="00EB75BF">
        <w:rPr>
          <w:rFonts w:ascii="Times New Roman" w:hAnsi="Times New Roman" w:cs="Times New Roman"/>
        </w:rPr>
        <w:t xml:space="preserve"> Handles forward pass, loss computation, backpropagation, and optimization loop.</w:t>
      </w:r>
      <w:r w:rsidRPr="00EB75BF">
        <w:rPr>
          <w:rFonts w:ascii="Times New Roman" w:hAnsi="Times New Roman" w:cs="Times New Roman"/>
        </w:rPr>
        <w:br/>
      </w:r>
      <w:r w:rsidRPr="00EB75BF">
        <w:rPr>
          <w:rFonts w:ascii="Times New Roman" w:hAnsi="Times New Roman" w:cs="Times New Roman"/>
          <w:b/>
          <w:bCs/>
        </w:rPr>
        <w:t>Dependencies:</w:t>
      </w:r>
      <w:r w:rsidRPr="00EB75BF">
        <w:rPr>
          <w:rFonts w:ascii="Times New Roman" w:hAnsi="Times New Roman" w:cs="Times New Roman"/>
        </w:rPr>
        <w:t xml:space="preserve"> </w:t>
      </w:r>
      <w:proofErr w:type="spellStart"/>
      <w:r w:rsidRPr="00EB75BF">
        <w:rPr>
          <w:rFonts w:ascii="Times New Roman" w:hAnsi="Times New Roman" w:cs="Times New Roman"/>
        </w:rPr>
        <w:t>PyTorch</w:t>
      </w:r>
      <w:proofErr w:type="spellEnd"/>
      <w:r w:rsidRPr="00EB75BF">
        <w:rPr>
          <w:rFonts w:ascii="Times New Roman" w:hAnsi="Times New Roman" w:cs="Times New Roman"/>
        </w:rPr>
        <w:t xml:space="preserve">, CUDA/GPU acceleration (optional for faster training). </w:t>
      </w:r>
    </w:p>
    <w:p w14:paraId="58EAEF7C" w14:textId="77777777" w:rsidR="00EB75BF" w:rsidRPr="00EB75BF" w:rsidRDefault="00EB75BF" w:rsidP="00EB75BF">
      <w:pPr>
        <w:spacing w:line="360" w:lineRule="auto"/>
        <w:jc w:val="both"/>
        <w:rPr>
          <w:rFonts w:ascii="Times New Roman" w:hAnsi="Times New Roman" w:cs="Times New Roman"/>
          <w:b/>
          <w:bCs/>
        </w:rPr>
      </w:pPr>
      <w:r w:rsidRPr="00EB75BF">
        <w:rPr>
          <w:rFonts w:ascii="Times New Roman" w:hAnsi="Times New Roman" w:cs="Times New Roman"/>
          <w:b/>
          <w:bCs/>
        </w:rPr>
        <w:t>3. Evaluation &amp; Visualization</w:t>
      </w:r>
    </w:p>
    <w:p w14:paraId="47F23CDE" w14:textId="77777777" w:rsidR="00EB75BF" w:rsidRPr="00EB75BF" w:rsidRDefault="00EB75BF" w:rsidP="00EB75BF">
      <w:pPr>
        <w:spacing w:line="360" w:lineRule="auto"/>
        <w:jc w:val="both"/>
        <w:rPr>
          <w:rFonts w:ascii="Times New Roman" w:hAnsi="Times New Roman" w:cs="Times New Roman"/>
        </w:rPr>
      </w:pPr>
      <w:r w:rsidRPr="00EB75BF">
        <w:rPr>
          <w:rFonts w:ascii="Times New Roman" w:hAnsi="Times New Roman" w:cs="Times New Roman"/>
          <w:b/>
          <w:bCs/>
        </w:rPr>
        <w:t>Subcomponents:</w:t>
      </w:r>
    </w:p>
    <w:p w14:paraId="3315DBCD" w14:textId="77777777" w:rsidR="00EB75BF" w:rsidRPr="00EB75BF" w:rsidRDefault="00EB75BF" w:rsidP="00EB75BF">
      <w:pPr>
        <w:numPr>
          <w:ilvl w:val="0"/>
          <w:numId w:val="111"/>
        </w:numPr>
        <w:spacing w:line="360" w:lineRule="auto"/>
        <w:jc w:val="both"/>
        <w:rPr>
          <w:rFonts w:ascii="Times New Roman" w:hAnsi="Times New Roman" w:cs="Times New Roman"/>
        </w:rPr>
      </w:pPr>
      <w:r w:rsidRPr="00EB75BF">
        <w:rPr>
          <w:rFonts w:ascii="Times New Roman" w:hAnsi="Times New Roman" w:cs="Times New Roman"/>
          <w:b/>
          <w:bCs/>
        </w:rPr>
        <w:t>Metrics Calculator:</w:t>
      </w:r>
      <w:r w:rsidRPr="00EB75BF">
        <w:rPr>
          <w:rFonts w:ascii="Times New Roman" w:hAnsi="Times New Roman" w:cs="Times New Roman"/>
        </w:rPr>
        <w:t xml:space="preserve"> Computes accuracy, precision, recall, F1-score, and confidence levels for classification. </w:t>
      </w:r>
    </w:p>
    <w:p w14:paraId="1681DF74" w14:textId="7C25E695" w:rsidR="00EB75BF" w:rsidRPr="00EB75BF" w:rsidRDefault="00EB75BF" w:rsidP="00EB75BF">
      <w:pPr>
        <w:numPr>
          <w:ilvl w:val="0"/>
          <w:numId w:val="111"/>
        </w:numPr>
        <w:spacing w:line="360" w:lineRule="auto"/>
        <w:jc w:val="both"/>
        <w:rPr>
          <w:rFonts w:ascii="Times New Roman" w:hAnsi="Times New Roman" w:cs="Times New Roman"/>
        </w:rPr>
      </w:pPr>
      <w:r w:rsidRPr="00EB75BF">
        <w:rPr>
          <w:rFonts w:ascii="Times New Roman" w:hAnsi="Times New Roman" w:cs="Times New Roman"/>
          <w:b/>
          <w:bCs/>
        </w:rPr>
        <w:t>Visualizer:</w:t>
      </w:r>
      <w:r w:rsidRPr="00EB75BF">
        <w:rPr>
          <w:rFonts w:ascii="Times New Roman" w:hAnsi="Times New Roman" w:cs="Times New Roman"/>
        </w:rPr>
        <w:t xml:space="preserve"> Generates qualitative outputs like sample predictions, heatmaps of attention, and confusion matrices.</w:t>
      </w:r>
      <w:r w:rsidRPr="00EB75BF">
        <w:rPr>
          <w:rFonts w:ascii="Times New Roman" w:hAnsi="Times New Roman" w:cs="Times New Roman"/>
        </w:rPr>
        <w:br/>
      </w:r>
      <w:r w:rsidRPr="00EB75BF">
        <w:rPr>
          <w:rFonts w:ascii="Times New Roman" w:hAnsi="Times New Roman" w:cs="Times New Roman"/>
          <w:b/>
          <w:bCs/>
        </w:rPr>
        <w:t>Input:</w:t>
      </w:r>
      <w:r w:rsidRPr="00EB75BF">
        <w:rPr>
          <w:rFonts w:ascii="Times New Roman" w:hAnsi="Times New Roman" w:cs="Times New Roman"/>
        </w:rPr>
        <w:t xml:space="preserve"> Model predictions + ground truth labels. </w:t>
      </w:r>
    </w:p>
    <w:p w14:paraId="0F66104D" w14:textId="77777777" w:rsidR="00EB75BF" w:rsidRPr="00EB75BF" w:rsidRDefault="00EB75BF" w:rsidP="00EB75BF">
      <w:pPr>
        <w:spacing w:line="360" w:lineRule="auto"/>
        <w:jc w:val="both"/>
        <w:rPr>
          <w:rFonts w:ascii="Times New Roman" w:hAnsi="Times New Roman" w:cs="Times New Roman"/>
        </w:rPr>
      </w:pPr>
      <w:r w:rsidRPr="00EB75BF">
        <w:rPr>
          <w:rFonts w:ascii="Times New Roman" w:hAnsi="Times New Roman" w:cs="Times New Roman"/>
          <w:b/>
          <w:bCs/>
        </w:rPr>
        <w:t>Data Flow Summary:</w:t>
      </w:r>
    </w:p>
    <w:p w14:paraId="598C256D" w14:textId="77777777" w:rsidR="00EB75BF" w:rsidRPr="00EB75BF" w:rsidRDefault="00EB75BF" w:rsidP="00EB75BF">
      <w:pPr>
        <w:numPr>
          <w:ilvl w:val="0"/>
          <w:numId w:val="112"/>
        </w:numPr>
        <w:spacing w:line="360" w:lineRule="auto"/>
        <w:jc w:val="both"/>
        <w:rPr>
          <w:rFonts w:ascii="Times New Roman" w:hAnsi="Times New Roman" w:cs="Times New Roman"/>
        </w:rPr>
      </w:pPr>
      <w:r w:rsidRPr="00EB75BF">
        <w:rPr>
          <w:rFonts w:ascii="Times New Roman" w:hAnsi="Times New Roman" w:cs="Times New Roman"/>
        </w:rPr>
        <w:t xml:space="preserve">Images are loaded → </w:t>
      </w:r>
      <w:proofErr w:type="spellStart"/>
      <w:r w:rsidRPr="00EB75BF">
        <w:rPr>
          <w:rFonts w:ascii="Times New Roman" w:hAnsi="Times New Roman" w:cs="Times New Roman"/>
        </w:rPr>
        <w:t>preprocessed</w:t>
      </w:r>
      <w:proofErr w:type="spellEnd"/>
      <w:r w:rsidRPr="00EB75BF">
        <w:rPr>
          <w:rFonts w:ascii="Times New Roman" w:hAnsi="Times New Roman" w:cs="Times New Roman"/>
        </w:rPr>
        <w:t xml:space="preserve"> → converted to tensors. </w:t>
      </w:r>
    </w:p>
    <w:p w14:paraId="70849D10" w14:textId="77777777" w:rsidR="00EB75BF" w:rsidRPr="00EB75BF" w:rsidRDefault="00EB75BF" w:rsidP="00EB75BF">
      <w:pPr>
        <w:numPr>
          <w:ilvl w:val="0"/>
          <w:numId w:val="112"/>
        </w:numPr>
        <w:spacing w:line="360" w:lineRule="auto"/>
        <w:jc w:val="both"/>
        <w:rPr>
          <w:rFonts w:ascii="Times New Roman" w:hAnsi="Times New Roman" w:cs="Times New Roman"/>
        </w:rPr>
      </w:pPr>
      <w:r w:rsidRPr="00EB75BF">
        <w:rPr>
          <w:rFonts w:ascii="Times New Roman" w:hAnsi="Times New Roman" w:cs="Times New Roman"/>
        </w:rPr>
        <w:t xml:space="preserve">Preprocessed tensors are fed into the Transformer Model for feature extraction and classification. </w:t>
      </w:r>
    </w:p>
    <w:p w14:paraId="2A8A602E" w14:textId="77777777" w:rsidR="00EB75BF" w:rsidRPr="00EB75BF" w:rsidRDefault="00EB75BF" w:rsidP="00EB75BF">
      <w:pPr>
        <w:numPr>
          <w:ilvl w:val="0"/>
          <w:numId w:val="112"/>
        </w:numPr>
        <w:spacing w:line="360" w:lineRule="auto"/>
        <w:jc w:val="both"/>
        <w:rPr>
          <w:rFonts w:ascii="Times New Roman" w:hAnsi="Times New Roman" w:cs="Times New Roman"/>
        </w:rPr>
      </w:pPr>
      <w:r w:rsidRPr="00EB75BF">
        <w:rPr>
          <w:rFonts w:ascii="Times New Roman" w:hAnsi="Times New Roman" w:cs="Times New Roman"/>
        </w:rPr>
        <w:t xml:space="preserve">Predictions are passed to the Evaluation module for metrics calculation and visualization. </w:t>
      </w:r>
    </w:p>
    <w:p w14:paraId="199897CF" w14:textId="77777777" w:rsidR="00EB75BF" w:rsidRPr="00EB75BF" w:rsidRDefault="00EB75BF" w:rsidP="00EB75BF">
      <w:pPr>
        <w:numPr>
          <w:ilvl w:val="0"/>
          <w:numId w:val="112"/>
        </w:numPr>
        <w:spacing w:line="360" w:lineRule="auto"/>
        <w:jc w:val="both"/>
        <w:rPr>
          <w:rFonts w:ascii="Times New Roman" w:hAnsi="Times New Roman" w:cs="Times New Roman"/>
        </w:rPr>
      </w:pPr>
      <w:r w:rsidRPr="00EB75BF">
        <w:rPr>
          <w:rFonts w:ascii="Times New Roman" w:hAnsi="Times New Roman" w:cs="Times New Roman"/>
        </w:rPr>
        <w:t>Results are returned to the user via GUI or stored for retraining/logging.</w:t>
      </w:r>
    </w:p>
    <w:p w14:paraId="20838A5B" w14:textId="77777777" w:rsidR="00E1551C" w:rsidRDefault="00E1551C" w:rsidP="000D4662">
      <w:pPr>
        <w:spacing w:line="360" w:lineRule="auto"/>
        <w:jc w:val="both"/>
        <w:rPr>
          <w:rFonts w:ascii="Times New Roman" w:hAnsi="Times New Roman" w:cs="Times New Roman"/>
          <w:lang w:val="en-US"/>
        </w:rPr>
      </w:pPr>
    </w:p>
    <w:p w14:paraId="78FE7627" w14:textId="77777777" w:rsidR="00E1551C" w:rsidRDefault="00E1551C" w:rsidP="000D4662">
      <w:pPr>
        <w:spacing w:line="360" w:lineRule="auto"/>
        <w:jc w:val="both"/>
        <w:rPr>
          <w:rFonts w:ascii="Times New Roman" w:hAnsi="Times New Roman" w:cs="Times New Roman"/>
          <w:lang w:val="en-US"/>
        </w:rPr>
      </w:pPr>
    </w:p>
    <w:p w14:paraId="1F011B1E" w14:textId="2CDCB7EE" w:rsidR="00D84AF3" w:rsidRDefault="00BC6CFA" w:rsidP="00D84AF3">
      <w:pPr>
        <w:keepNext/>
        <w:spacing w:line="360" w:lineRule="auto"/>
        <w:jc w:val="both"/>
      </w:pPr>
      <w:r>
        <w:lastRenderedPageBreak/>
        <w:t xml:space="preserve">                                                 </w:t>
      </w:r>
      <w:r w:rsidR="0037390C">
        <w:rPr>
          <w:noProof/>
        </w:rPr>
        <w:drawing>
          <wp:inline distT="0" distB="0" distL="0" distR="0" wp14:anchorId="0157A7E9" wp14:editId="651B5065">
            <wp:extent cx="2529069" cy="3793604"/>
            <wp:effectExtent l="0" t="0" r="5080" b="0"/>
            <wp:docPr id="6059134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341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533428" cy="3800142"/>
                    </a:xfrm>
                    <a:prstGeom prst="rect">
                      <a:avLst/>
                    </a:prstGeom>
                    <a:noFill/>
                    <a:ln>
                      <a:noFill/>
                    </a:ln>
                  </pic:spPr>
                </pic:pic>
              </a:graphicData>
            </a:graphic>
          </wp:inline>
        </w:drawing>
      </w:r>
    </w:p>
    <w:p w14:paraId="00D138FE" w14:textId="24C490AD" w:rsidR="00202C91" w:rsidRPr="00DC5632" w:rsidRDefault="00D84AF3" w:rsidP="00D84AF3">
      <w:pPr>
        <w:pStyle w:val="Caption"/>
        <w:jc w:val="center"/>
        <w:rPr>
          <w:rFonts w:ascii="Times New Roman" w:hAnsi="Times New Roman" w:cs="Times New Roman"/>
          <w:i w:val="0"/>
          <w:iCs w:val="0"/>
          <w:sz w:val="24"/>
          <w:szCs w:val="24"/>
          <w:lang w:val="en-US"/>
        </w:rPr>
      </w:pPr>
      <w:r w:rsidRPr="00DC5632">
        <w:rPr>
          <w:rFonts w:ascii="Times New Roman" w:hAnsi="Times New Roman" w:cs="Times New Roman"/>
          <w:i w:val="0"/>
          <w:iCs w:val="0"/>
        </w:rPr>
        <w:t>Figure</w:t>
      </w:r>
      <w:r w:rsidR="00DC5632" w:rsidRPr="00DC5632">
        <w:rPr>
          <w:rFonts w:ascii="Times New Roman" w:hAnsi="Times New Roman" w:cs="Times New Roman"/>
          <w:i w:val="0"/>
          <w:iCs w:val="0"/>
        </w:rPr>
        <w:t xml:space="preserve"> </w:t>
      </w:r>
      <w:proofErr w:type="gramStart"/>
      <w:r w:rsidR="00DC5632" w:rsidRPr="00DC5632">
        <w:rPr>
          <w:rFonts w:ascii="Times New Roman" w:hAnsi="Times New Roman" w:cs="Times New Roman"/>
          <w:i w:val="0"/>
          <w:iCs w:val="0"/>
        </w:rPr>
        <w:t>7.3.4</w:t>
      </w:r>
      <w:r w:rsidRPr="00DC5632">
        <w:rPr>
          <w:rFonts w:ascii="Times New Roman" w:hAnsi="Times New Roman" w:cs="Times New Roman"/>
          <w:i w:val="0"/>
          <w:iCs w:val="0"/>
        </w:rPr>
        <w:t>:Component</w:t>
      </w:r>
      <w:proofErr w:type="gramEnd"/>
      <w:r w:rsidRPr="00DC5632">
        <w:rPr>
          <w:rFonts w:ascii="Times New Roman" w:hAnsi="Times New Roman" w:cs="Times New Roman"/>
          <w:i w:val="0"/>
          <w:iCs w:val="0"/>
        </w:rPr>
        <w:t xml:space="preserve"> Diagram</w:t>
      </w:r>
    </w:p>
    <w:p w14:paraId="68C2CC36" w14:textId="77777777" w:rsidR="006E7B9D" w:rsidRDefault="006E7B9D" w:rsidP="00890E33">
      <w:pPr>
        <w:spacing w:line="360" w:lineRule="auto"/>
        <w:jc w:val="center"/>
        <w:rPr>
          <w:rFonts w:ascii="Times New Roman" w:hAnsi="Times New Roman" w:cs="Times New Roman"/>
          <w:b/>
          <w:bCs/>
          <w:sz w:val="28"/>
          <w:szCs w:val="28"/>
        </w:rPr>
      </w:pPr>
    </w:p>
    <w:p w14:paraId="57D3BC36" w14:textId="77777777" w:rsidR="006E7B9D" w:rsidRDefault="006E7B9D" w:rsidP="00890E33">
      <w:pPr>
        <w:spacing w:line="360" w:lineRule="auto"/>
        <w:jc w:val="center"/>
        <w:rPr>
          <w:rFonts w:ascii="Times New Roman" w:hAnsi="Times New Roman" w:cs="Times New Roman"/>
          <w:b/>
          <w:bCs/>
          <w:sz w:val="28"/>
          <w:szCs w:val="28"/>
        </w:rPr>
      </w:pPr>
    </w:p>
    <w:p w14:paraId="1A760D10" w14:textId="77777777" w:rsidR="006E7B9D" w:rsidRDefault="006E7B9D" w:rsidP="00890E33">
      <w:pPr>
        <w:spacing w:line="360" w:lineRule="auto"/>
        <w:jc w:val="center"/>
        <w:rPr>
          <w:rFonts w:ascii="Times New Roman" w:hAnsi="Times New Roman" w:cs="Times New Roman"/>
          <w:b/>
          <w:bCs/>
          <w:sz w:val="28"/>
          <w:szCs w:val="28"/>
        </w:rPr>
      </w:pPr>
    </w:p>
    <w:p w14:paraId="5225496E" w14:textId="77777777" w:rsidR="006E7B9D" w:rsidRDefault="006E7B9D" w:rsidP="00890E33">
      <w:pPr>
        <w:spacing w:line="360" w:lineRule="auto"/>
        <w:jc w:val="center"/>
        <w:rPr>
          <w:rFonts w:ascii="Times New Roman" w:hAnsi="Times New Roman" w:cs="Times New Roman"/>
          <w:b/>
          <w:bCs/>
          <w:sz w:val="28"/>
          <w:szCs w:val="28"/>
        </w:rPr>
      </w:pPr>
    </w:p>
    <w:p w14:paraId="44136383" w14:textId="77777777" w:rsidR="007528FA" w:rsidRDefault="007528FA" w:rsidP="00BC6CFA">
      <w:pPr>
        <w:spacing w:line="360" w:lineRule="auto"/>
        <w:rPr>
          <w:rFonts w:ascii="Times New Roman" w:hAnsi="Times New Roman" w:cs="Times New Roman"/>
          <w:b/>
          <w:bCs/>
          <w:sz w:val="28"/>
          <w:szCs w:val="28"/>
        </w:rPr>
      </w:pPr>
    </w:p>
    <w:p w14:paraId="4402281C" w14:textId="77777777" w:rsidR="009E2B7C" w:rsidRDefault="009E2B7C" w:rsidP="00890E33">
      <w:pPr>
        <w:spacing w:line="360" w:lineRule="auto"/>
        <w:jc w:val="center"/>
        <w:rPr>
          <w:rFonts w:ascii="Times New Roman" w:hAnsi="Times New Roman" w:cs="Times New Roman"/>
          <w:b/>
          <w:bCs/>
          <w:sz w:val="28"/>
          <w:szCs w:val="28"/>
        </w:rPr>
      </w:pPr>
    </w:p>
    <w:p w14:paraId="4BC1B9F6" w14:textId="77777777" w:rsidR="009E2B7C" w:rsidRDefault="009E2B7C" w:rsidP="00890E33">
      <w:pPr>
        <w:spacing w:line="360" w:lineRule="auto"/>
        <w:jc w:val="center"/>
        <w:rPr>
          <w:rFonts w:ascii="Times New Roman" w:hAnsi="Times New Roman" w:cs="Times New Roman"/>
          <w:b/>
          <w:bCs/>
          <w:sz w:val="28"/>
          <w:szCs w:val="28"/>
        </w:rPr>
      </w:pPr>
    </w:p>
    <w:p w14:paraId="6692CCB0" w14:textId="77777777" w:rsidR="009E2B7C" w:rsidRDefault="009E2B7C" w:rsidP="00890E33">
      <w:pPr>
        <w:spacing w:line="360" w:lineRule="auto"/>
        <w:jc w:val="center"/>
        <w:rPr>
          <w:rFonts w:ascii="Times New Roman" w:hAnsi="Times New Roman" w:cs="Times New Roman"/>
          <w:b/>
          <w:bCs/>
          <w:sz w:val="28"/>
          <w:szCs w:val="28"/>
        </w:rPr>
      </w:pPr>
    </w:p>
    <w:p w14:paraId="6D956D39" w14:textId="77777777" w:rsidR="009E2B7C" w:rsidRDefault="009E2B7C" w:rsidP="00890E33">
      <w:pPr>
        <w:spacing w:line="360" w:lineRule="auto"/>
        <w:jc w:val="center"/>
        <w:rPr>
          <w:rFonts w:ascii="Times New Roman" w:hAnsi="Times New Roman" w:cs="Times New Roman"/>
          <w:b/>
          <w:bCs/>
          <w:sz w:val="28"/>
          <w:szCs w:val="28"/>
        </w:rPr>
      </w:pPr>
    </w:p>
    <w:p w14:paraId="518167E1" w14:textId="77777777" w:rsidR="009E2B7C" w:rsidRDefault="009E2B7C" w:rsidP="00890E33">
      <w:pPr>
        <w:spacing w:line="360" w:lineRule="auto"/>
        <w:jc w:val="center"/>
        <w:rPr>
          <w:rFonts w:ascii="Times New Roman" w:hAnsi="Times New Roman" w:cs="Times New Roman"/>
          <w:b/>
          <w:bCs/>
          <w:sz w:val="28"/>
          <w:szCs w:val="28"/>
        </w:rPr>
      </w:pPr>
    </w:p>
    <w:p w14:paraId="459D26E9" w14:textId="77777777" w:rsidR="009E2B7C" w:rsidRDefault="009E2B7C" w:rsidP="00890E33">
      <w:pPr>
        <w:spacing w:line="360" w:lineRule="auto"/>
        <w:jc w:val="center"/>
        <w:rPr>
          <w:rFonts w:ascii="Times New Roman" w:hAnsi="Times New Roman" w:cs="Times New Roman"/>
          <w:b/>
          <w:bCs/>
          <w:sz w:val="28"/>
          <w:szCs w:val="28"/>
        </w:rPr>
      </w:pPr>
    </w:p>
    <w:p w14:paraId="67447681" w14:textId="6C7AFF33" w:rsidR="00413F67" w:rsidRPr="00413F67" w:rsidRDefault="00413F67" w:rsidP="00890E33">
      <w:pPr>
        <w:spacing w:line="360" w:lineRule="auto"/>
        <w:jc w:val="center"/>
        <w:rPr>
          <w:rFonts w:ascii="Times New Roman" w:hAnsi="Times New Roman" w:cs="Times New Roman"/>
          <w:b/>
          <w:bCs/>
          <w:sz w:val="28"/>
          <w:szCs w:val="28"/>
        </w:rPr>
      </w:pPr>
      <w:r w:rsidRPr="00413F67">
        <w:rPr>
          <w:rFonts w:ascii="Times New Roman" w:hAnsi="Times New Roman" w:cs="Times New Roman"/>
          <w:b/>
          <w:bCs/>
          <w:sz w:val="28"/>
          <w:szCs w:val="28"/>
        </w:rPr>
        <w:lastRenderedPageBreak/>
        <w:t>SOURCE CODE</w:t>
      </w:r>
    </w:p>
    <w:p w14:paraId="22373950"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import torch</w:t>
      </w:r>
    </w:p>
    <w:p w14:paraId="3B9E7101"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import </w:t>
      </w:r>
      <w:proofErr w:type="spellStart"/>
      <w:proofErr w:type="gramStart"/>
      <w:r w:rsidRPr="00A53D5C">
        <w:rPr>
          <w:rFonts w:ascii="Times New Roman" w:hAnsi="Times New Roman" w:cs="Times New Roman"/>
          <w:lang w:val="en-US"/>
        </w:rPr>
        <w:t>torch.nn</w:t>
      </w:r>
      <w:proofErr w:type="spellEnd"/>
      <w:proofErr w:type="gramEnd"/>
      <w:r w:rsidRPr="00A53D5C">
        <w:rPr>
          <w:rFonts w:ascii="Times New Roman" w:hAnsi="Times New Roman" w:cs="Times New Roman"/>
          <w:lang w:val="en-US"/>
        </w:rPr>
        <w:t xml:space="preserve"> as </w:t>
      </w:r>
      <w:proofErr w:type="spellStart"/>
      <w:r w:rsidRPr="00A53D5C">
        <w:rPr>
          <w:rFonts w:ascii="Times New Roman" w:hAnsi="Times New Roman" w:cs="Times New Roman"/>
          <w:lang w:val="en-US"/>
        </w:rPr>
        <w:t>nn</w:t>
      </w:r>
      <w:proofErr w:type="spellEnd"/>
    </w:p>
    <w:p w14:paraId="4861FD05"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import </w:t>
      </w:r>
      <w:proofErr w:type="spellStart"/>
      <w:proofErr w:type="gramStart"/>
      <w:r w:rsidRPr="00A53D5C">
        <w:rPr>
          <w:rFonts w:ascii="Times New Roman" w:hAnsi="Times New Roman" w:cs="Times New Roman"/>
          <w:lang w:val="en-US"/>
        </w:rPr>
        <w:t>torchvision.transforms</w:t>
      </w:r>
      <w:proofErr w:type="spellEnd"/>
      <w:proofErr w:type="gramEnd"/>
      <w:r w:rsidRPr="00A53D5C">
        <w:rPr>
          <w:rFonts w:ascii="Times New Roman" w:hAnsi="Times New Roman" w:cs="Times New Roman"/>
          <w:lang w:val="en-US"/>
        </w:rPr>
        <w:t xml:space="preserve"> as transforms</w:t>
      </w:r>
    </w:p>
    <w:p w14:paraId="7234717E"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from </w:t>
      </w:r>
      <w:proofErr w:type="spellStart"/>
      <w:r w:rsidRPr="00A53D5C">
        <w:rPr>
          <w:rFonts w:ascii="Times New Roman" w:hAnsi="Times New Roman" w:cs="Times New Roman"/>
          <w:lang w:val="en-US"/>
        </w:rPr>
        <w:t>torchvision</w:t>
      </w:r>
      <w:proofErr w:type="spellEnd"/>
      <w:r w:rsidRPr="00A53D5C">
        <w:rPr>
          <w:rFonts w:ascii="Times New Roman" w:hAnsi="Times New Roman" w:cs="Times New Roman"/>
          <w:lang w:val="en-US"/>
        </w:rPr>
        <w:t xml:space="preserve"> import datasets</w:t>
      </w:r>
    </w:p>
    <w:p w14:paraId="60F2F651"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from </w:t>
      </w:r>
      <w:proofErr w:type="spellStart"/>
      <w:proofErr w:type="gramStart"/>
      <w:r w:rsidRPr="00A53D5C">
        <w:rPr>
          <w:rFonts w:ascii="Times New Roman" w:hAnsi="Times New Roman" w:cs="Times New Roman"/>
          <w:lang w:val="en-US"/>
        </w:rPr>
        <w:t>torch.utils</w:t>
      </w:r>
      <w:proofErr w:type="gramEnd"/>
      <w:r w:rsidRPr="00A53D5C">
        <w:rPr>
          <w:rFonts w:ascii="Times New Roman" w:hAnsi="Times New Roman" w:cs="Times New Roman"/>
          <w:lang w:val="en-US"/>
        </w:rPr>
        <w:t>.data</w:t>
      </w:r>
      <w:proofErr w:type="spellEnd"/>
      <w:r w:rsidRPr="00A53D5C">
        <w:rPr>
          <w:rFonts w:ascii="Times New Roman" w:hAnsi="Times New Roman" w:cs="Times New Roman"/>
          <w:lang w:val="en-US"/>
        </w:rPr>
        <w:t xml:space="preserve"> import </w:t>
      </w:r>
      <w:proofErr w:type="spellStart"/>
      <w:r w:rsidRPr="00A53D5C">
        <w:rPr>
          <w:rFonts w:ascii="Times New Roman" w:hAnsi="Times New Roman" w:cs="Times New Roman"/>
          <w:lang w:val="en-US"/>
        </w:rPr>
        <w:t>DataLoader</w:t>
      </w:r>
      <w:proofErr w:type="spellEnd"/>
    </w:p>
    <w:p w14:paraId="63E071E4"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import cv2</w:t>
      </w:r>
    </w:p>
    <w:p w14:paraId="347E2A52"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import </w:t>
      </w:r>
      <w:proofErr w:type="spellStart"/>
      <w:r w:rsidRPr="00A53D5C">
        <w:rPr>
          <w:rFonts w:ascii="Times New Roman" w:hAnsi="Times New Roman" w:cs="Times New Roman"/>
          <w:lang w:val="en-US"/>
        </w:rPr>
        <w:t>os</w:t>
      </w:r>
      <w:proofErr w:type="spellEnd"/>
    </w:p>
    <w:p w14:paraId="2B753EA7"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CONFIGURATION</w:t>
      </w:r>
    </w:p>
    <w:p w14:paraId="03B1E089"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IMAGE_SIZE = 224</w:t>
      </w:r>
    </w:p>
    <w:p w14:paraId="59FFA4C3"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BATCH_SIZE = 16</w:t>
      </w:r>
    </w:p>
    <w:p w14:paraId="3F60A122"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EPOCHS = 5</w:t>
      </w:r>
    </w:p>
    <w:p w14:paraId="553D4595" w14:textId="278CD809"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DATASET_PATH = "dataset</w:t>
      </w:r>
      <w:proofErr w:type="gramStart"/>
      <w:r w:rsidRPr="00A53D5C">
        <w:rPr>
          <w:rFonts w:ascii="Times New Roman" w:hAnsi="Times New Roman" w:cs="Times New Roman"/>
          <w:lang w:val="en-US"/>
        </w:rPr>
        <w:t>"  #</w:t>
      </w:r>
      <w:proofErr w:type="gramEnd"/>
      <w:r w:rsidRPr="00A53D5C">
        <w:rPr>
          <w:rFonts w:ascii="Times New Roman" w:hAnsi="Times New Roman" w:cs="Times New Roman"/>
          <w:lang w:val="en-US"/>
        </w:rPr>
        <w:t xml:space="preserve"> Folder with 'real' and 'fake' subfolders</w:t>
      </w:r>
    </w:p>
    <w:p w14:paraId="53910351" w14:textId="0C40C764"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device = </w:t>
      </w:r>
      <w:proofErr w:type="spellStart"/>
      <w:proofErr w:type="gramStart"/>
      <w:r w:rsidRPr="00A53D5C">
        <w:rPr>
          <w:rFonts w:ascii="Times New Roman" w:hAnsi="Times New Roman" w:cs="Times New Roman"/>
          <w:lang w:val="en-US"/>
        </w:rPr>
        <w:t>torch.device</w:t>
      </w:r>
      <w:proofErr w:type="spellEnd"/>
      <w:proofErr w:type="gramEnd"/>
      <w:r w:rsidRPr="00A53D5C">
        <w:rPr>
          <w:rFonts w:ascii="Times New Roman" w:hAnsi="Times New Roman" w:cs="Times New Roman"/>
          <w:lang w:val="en-US"/>
        </w:rPr>
        <w:t>("</w:t>
      </w:r>
      <w:proofErr w:type="spellStart"/>
      <w:r w:rsidRPr="00A53D5C">
        <w:rPr>
          <w:rFonts w:ascii="Times New Roman" w:hAnsi="Times New Roman" w:cs="Times New Roman"/>
          <w:lang w:val="en-US"/>
        </w:rPr>
        <w:t>cuda</w:t>
      </w:r>
      <w:proofErr w:type="spellEnd"/>
      <w:r w:rsidRPr="00A53D5C">
        <w:rPr>
          <w:rFonts w:ascii="Times New Roman" w:hAnsi="Times New Roman" w:cs="Times New Roman"/>
          <w:lang w:val="en-US"/>
        </w:rPr>
        <w:t xml:space="preserve">" if </w:t>
      </w:r>
      <w:proofErr w:type="spellStart"/>
      <w:r w:rsidRPr="00A53D5C">
        <w:rPr>
          <w:rFonts w:ascii="Times New Roman" w:hAnsi="Times New Roman" w:cs="Times New Roman"/>
          <w:lang w:val="en-US"/>
        </w:rPr>
        <w:t>torch.cuda.is_</w:t>
      </w:r>
      <w:proofErr w:type="gramStart"/>
      <w:r w:rsidRPr="00A53D5C">
        <w:rPr>
          <w:rFonts w:ascii="Times New Roman" w:hAnsi="Times New Roman" w:cs="Times New Roman"/>
          <w:lang w:val="en-US"/>
        </w:rPr>
        <w:t>available</w:t>
      </w:r>
      <w:proofErr w:type="spellEnd"/>
      <w:r w:rsidRPr="00A53D5C">
        <w:rPr>
          <w:rFonts w:ascii="Times New Roman" w:hAnsi="Times New Roman" w:cs="Times New Roman"/>
          <w:lang w:val="en-US"/>
        </w:rPr>
        <w:t>(</w:t>
      </w:r>
      <w:proofErr w:type="gramEnd"/>
      <w:r w:rsidRPr="00A53D5C">
        <w:rPr>
          <w:rFonts w:ascii="Times New Roman" w:hAnsi="Times New Roman" w:cs="Times New Roman"/>
          <w:lang w:val="en-US"/>
        </w:rPr>
        <w:t>) else "</w:t>
      </w:r>
      <w:proofErr w:type="spellStart"/>
      <w:r w:rsidRPr="00A53D5C">
        <w:rPr>
          <w:rFonts w:ascii="Times New Roman" w:hAnsi="Times New Roman" w:cs="Times New Roman"/>
          <w:lang w:val="en-US"/>
        </w:rPr>
        <w:t>cpu</w:t>
      </w:r>
      <w:proofErr w:type="spellEnd"/>
      <w:r w:rsidRPr="00A53D5C">
        <w:rPr>
          <w:rFonts w:ascii="Times New Roman" w:hAnsi="Times New Roman" w:cs="Times New Roman"/>
          <w:lang w:val="en-US"/>
        </w:rPr>
        <w:t>")</w:t>
      </w:r>
    </w:p>
    <w:p w14:paraId="13637404"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DATA PREPROCESSING</w:t>
      </w:r>
    </w:p>
    <w:p w14:paraId="18803DB9"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transform = </w:t>
      </w:r>
      <w:proofErr w:type="spellStart"/>
      <w:proofErr w:type="gramStart"/>
      <w:r w:rsidRPr="00A53D5C">
        <w:rPr>
          <w:rFonts w:ascii="Times New Roman" w:hAnsi="Times New Roman" w:cs="Times New Roman"/>
          <w:lang w:val="en-US"/>
        </w:rPr>
        <w:t>transforms.Compose</w:t>
      </w:r>
      <w:proofErr w:type="spellEnd"/>
      <w:proofErr w:type="gramEnd"/>
      <w:r w:rsidRPr="00A53D5C">
        <w:rPr>
          <w:rFonts w:ascii="Times New Roman" w:hAnsi="Times New Roman" w:cs="Times New Roman"/>
          <w:lang w:val="en-US"/>
        </w:rPr>
        <w:t>([</w:t>
      </w:r>
    </w:p>
    <w:p w14:paraId="0ACCAC9D"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proofErr w:type="gramStart"/>
      <w:r w:rsidRPr="00A53D5C">
        <w:rPr>
          <w:rFonts w:ascii="Times New Roman" w:hAnsi="Times New Roman" w:cs="Times New Roman"/>
          <w:lang w:val="en-US"/>
        </w:rPr>
        <w:t>transforms.Resize</w:t>
      </w:r>
      <w:proofErr w:type="spellEnd"/>
      <w:proofErr w:type="gramEnd"/>
      <w:r w:rsidRPr="00A53D5C">
        <w:rPr>
          <w:rFonts w:ascii="Times New Roman" w:hAnsi="Times New Roman" w:cs="Times New Roman"/>
          <w:lang w:val="en-US"/>
        </w:rPr>
        <w:t>((IMAGE_SIZE, IMAGE_SIZE)),</w:t>
      </w:r>
    </w:p>
    <w:p w14:paraId="6906C4AC"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proofErr w:type="gramStart"/>
      <w:r w:rsidRPr="00A53D5C">
        <w:rPr>
          <w:rFonts w:ascii="Times New Roman" w:hAnsi="Times New Roman" w:cs="Times New Roman"/>
          <w:lang w:val="en-US"/>
        </w:rPr>
        <w:t>transforms.ToTensor</w:t>
      </w:r>
      <w:proofErr w:type="spellEnd"/>
      <w:proofErr w:type="gramEnd"/>
      <w:r w:rsidRPr="00A53D5C">
        <w:rPr>
          <w:rFonts w:ascii="Times New Roman" w:hAnsi="Times New Roman" w:cs="Times New Roman"/>
          <w:lang w:val="en-US"/>
        </w:rPr>
        <w:t>(),</w:t>
      </w:r>
    </w:p>
    <w:p w14:paraId="6591BE10" w14:textId="2A33A6DE"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w:t>
      </w:r>
    </w:p>
    <w:p w14:paraId="23355A7C"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dataset = </w:t>
      </w:r>
      <w:proofErr w:type="spellStart"/>
      <w:proofErr w:type="gramStart"/>
      <w:r w:rsidRPr="00A53D5C">
        <w:rPr>
          <w:rFonts w:ascii="Times New Roman" w:hAnsi="Times New Roman" w:cs="Times New Roman"/>
          <w:lang w:val="en-US"/>
        </w:rPr>
        <w:t>datasets.ImageFolder</w:t>
      </w:r>
      <w:proofErr w:type="spellEnd"/>
      <w:proofErr w:type="gramEnd"/>
      <w:r w:rsidRPr="00A53D5C">
        <w:rPr>
          <w:rFonts w:ascii="Times New Roman" w:hAnsi="Times New Roman" w:cs="Times New Roman"/>
          <w:lang w:val="en-US"/>
        </w:rPr>
        <w:t>(DATASET_PATH, transform=transform)</w:t>
      </w:r>
    </w:p>
    <w:p w14:paraId="50DD0563" w14:textId="77777777" w:rsidR="00A53D5C" w:rsidRPr="00A53D5C" w:rsidRDefault="00A53D5C" w:rsidP="00A53D5C">
      <w:pPr>
        <w:spacing w:line="360" w:lineRule="auto"/>
        <w:jc w:val="both"/>
        <w:rPr>
          <w:rFonts w:ascii="Times New Roman" w:hAnsi="Times New Roman" w:cs="Times New Roman"/>
          <w:lang w:val="en-US"/>
        </w:rPr>
      </w:pPr>
      <w:proofErr w:type="spellStart"/>
      <w:r w:rsidRPr="00A53D5C">
        <w:rPr>
          <w:rFonts w:ascii="Times New Roman" w:hAnsi="Times New Roman" w:cs="Times New Roman"/>
          <w:lang w:val="en-US"/>
        </w:rPr>
        <w:t>dataloader</w:t>
      </w:r>
      <w:proofErr w:type="spellEnd"/>
      <w:r w:rsidRPr="00A53D5C">
        <w:rPr>
          <w:rFonts w:ascii="Times New Roman" w:hAnsi="Times New Roman" w:cs="Times New Roman"/>
          <w:lang w:val="en-US"/>
        </w:rPr>
        <w:t xml:space="preserve"> = </w:t>
      </w:r>
      <w:proofErr w:type="spellStart"/>
      <w:proofErr w:type="gramStart"/>
      <w:r w:rsidRPr="00A53D5C">
        <w:rPr>
          <w:rFonts w:ascii="Times New Roman" w:hAnsi="Times New Roman" w:cs="Times New Roman"/>
          <w:lang w:val="en-US"/>
        </w:rPr>
        <w:t>DataLoader</w:t>
      </w:r>
      <w:proofErr w:type="spellEnd"/>
      <w:r w:rsidRPr="00A53D5C">
        <w:rPr>
          <w:rFonts w:ascii="Times New Roman" w:hAnsi="Times New Roman" w:cs="Times New Roman"/>
          <w:lang w:val="en-US"/>
        </w:rPr>
        <w:t>(</w:t>
      </w:r>
      <w:proofErr w:type="gramEnd"/>
      <w:r w:rsidRPr="00A53D5C">
        <w:rPr>
          <w:rFonts w:ascii="Times New Roman" w:hAnsi="Times New Roman" w:cs="Times New Roman"/>
          <w:lang w:val="en-US"/>
        </w:rPr>
        <w:t xml:space="preserve">dataset, </w:t>
      </w:r>
      <w:proofErr w:type="spellStart"/>
      <w:r w:rsidRPr="00A53D5C">
        <w:rPr>
          <w:rFonts w:ascii="Times New Roman" w:hAnsi="Times New Roman" w:cs="Times New Roman"/>
          <w:lang w:val="en-US"/>
        </w:rPr>
        <w:t>batch_size</w:t>
      </w:r>
      <w:proofErr w:type="spellEnd"/>
      <w:r w:rsidRPr="00A53D5C">
        <w:rPr>
          <w:rFonts w:ascii="Times New Roman" w:hAnsi="Times New Roman" w:cs="Times New Roman"/>
          <w:lang w:val="en-US"/>
        </w:rPr>
        <w:t>=BATCH_SIZE, shuffle=True)</w:t>
      </w:r>
    </w:p>
    <w:p w14:paraId="30E23D9F"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VISION TRANSFORMER MODEL</w:t>
      </w:r>
    </w:p>
    <w:p w14:paraId="50ED105D"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class </w:t>
      </w:r>
      <w:proofErr w:type="spellStart"/>
      <w:r w:rsidRPr="00A53D5C">
        <w:rPr>
          <w:rFonts w:ascii="Times New Roman" w:hAnsi="Times New Roman" w:cs="Times New Roman"/>
          <w:lang w:val="en-US"/>
        </w:rPr>
        <w:t>SimpleViT</w:t>
      </w:r>
      <w:proofErr w:type="spellEnd"/>
      <w:r w:rsidRPr="00A53D5C">
        <w:rPr>
          <w:rFonts w:ascii="Times New Roman" w:hAnsi="Times New Roman" w:cs="Times New Roman"/>
          <w:lang w:val="en-US"/>
        </w:rPr>
        <w:t>(</w:t>
      </w:r>
      <w:proofErr w:type="spellStart"/>
      <w:proofErr w:type="gramStart"/>
      <w:r w:rsidRPr="00A53D5C">
        <w:rPr>
          <w:rFonts w:ascii="Times New Roman" w:hAnsi="Times New Roman" w:cs="Times New Roman"/>
          <w:lang w:val="en-US"/>
        </w:rPr>
        <w:t>nn.Module</w:t>
      </w:r>
      <w:proofErr w:type="spellEnd"/>
      <w:proofErr w:type="gramEnd"/>
      <w:r w:rsidRPr="00A53D5C">
        <w:rPr>
          <w:rFonts w:ascii="Times New Roman" w:hAnsi="Times New Roman" w:cs="Times New Roman"/>
          <w:lang w:val="en-US"/>
        </w:rPr>
        <w:t>):</w:t>
      </w:r>
    </w:p>
    <w:p w14:paraId="5A4628E7" w14:textId="77777777" w:rsidR="00082268"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def __</w:t>
      </w:r>
      <w:proofErr w:type="spellStart"/>
      <w:r w:rsidRPr="00A53D5C">
        <w:rPr>
          <w:rFonts w:ascii="Times New Roman" w:hAnsi="Times New Roman" w:cs="Times New Roman"/>
          <w:lang w:val="en-US"/>
        </w:rPr>
        <w:t>init</w:t>
      </w:r>
      <w:proofErr w:type="spellEnd"/>
      <w:r w:rsidRPr="00A53D5C">
        <w:rPr>
          <w:rFonts w:ascii="Times New Roman" w:hAnsi="Times New Roman" w:cs="Times New Roman"/>
          <w:lang w:val="en-US"/>
        </w:rPr>
        <w:t>_</w:t>
      </w:r>
      <w:proofErr w:type="gramStart"/>
      <w:r w:rsidRPr="00A53D5C">
        <w:rPr>
          <w:rFonts w:ascii="Times New Roman" w:hAnsi="Times New Roman" w:cs="Times New Roman"/>
          <w:lang w:val="en-US"/>
        </w:rPr>
        <w:t>_(</w:t>
      </w:r>
      <w:proofErr w:type="gramEnd"/>
      <w:r w:rsidRPr="00A53D5C">
        <w:rPr>
          <w:rFonts w:ascii="Times New Roman" w:hAnsi="Times New Roman" w:cs="Times New Roman"/>
          <w:lang w:val="en-US"/>
        </w:rPr>
        <w:t xml:space="preserve">self, </w:t>
      </w:r>
      <w:proofErr w:type="spellStart"/>
      <w:r w:rsidRPr="00A53D5C">
        <w:rPr>
          <w:rFonts w:ascii="Times New Roman" w:hAnsi="Times New Roman" w:cs="Times New Roman"/>
          <w:lang w:val="en-US"/>
        </w:rPr>
        <w:t>num_classes</w:t>
      </w:r>
      <w:proofErr w:type="spellEnd"/>
      <w:r w:rsidRPr="00A53D5C">
        <w:rPr>
          <w:rFonts w:ascii="Times New Roman" w:hAnsi="Times New Roman" w:cs="Times New Roman"/>
          <w:lang w:val="en-US"/>
        </w:rPr>
        <w:t>=2):</w:t>
      </w:r>
    </w:p>
    <w:p w14:paraId="6D8D5673" w14:textId="24FEB3D8"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lastRenderedPageBreak/>
        <w:t xml:space="preserve"> </w:t>
      </w:r>
      <w:proofErr w:type="gramStart"/>
      <w:r w:rsidRPr="00A53D5C">
        <w:rPr>
          <w:rFonts w:ascii="Times New Roman" w:hAnsi="Times New Roman" w:cs="Times New Roman"/>
          <w:lang w:val="en-US"/>
        </w:rPr>
        <w:t>super(</w:t>
      </w:r>
      <w:proofErr w:type="spellStart"/>
      <w:proofErr w:type="gramEnd"/>
      <w:r w:rsidRPr="00A53D5C">
        <w:rPr>
          <w:rFonts w:ascii="Times New Roman" w:hAnsi="Times New Roman" w:cs="Times New Roman"/>
          <w:lang w:val="en-US"/>
        </w:rPr>
        <w:t>SimpleViT</w:t>
      </w:r>
      <w:proofErr w:type="spellEnd"/>
      <w:r w:rsidRPr="00A53D5C">
        <w:rPr>
          <w:rFonts w:ascii="Times New Roman" w:hAnsi="Times New Roman" w:cs="Times New Roman"/>
          <w:lang w:val="en-US"/>
        </w:rPr>
        <w:t>, self</w:t>
      </w:r>
      <w:proofErr w:type="gramStart"/>
      <w:r w:rsidRPr="00A53D5C">
        <w:rPr>
          <w:rFonts w:ascii="Times New Roman" w:hAnsi="Times New Roman" w:cs="Times New Roman"/>
          <w:lang w:val="en-US"/>
        </w:rPr>
        <w:t>)._</w:t>
      </w:r>
      <w:proofErr w:type="gramEnd"/>
      <w:r w:rsidRPr="00A53D5C">
        <w:rPr>
          <w:rFonts w:ascii="Times New Roman" w:hAnsi="Times New Roman" w:cs="Times New Roman"/>
          <w:lang w:val="en-US"/>
        </w:rPr>
        <w:t>_</w:t>
      </w:r>
      <w:proofErr w:type="spellStart"/>
      <w:r w:rsidRPr="00A53D5C">
        <w:rPr>
          <w:rFonts w:ascii="Times New Roman" w:hAnsi="Times New Roman" w:cs="Times New Roman"/>
          <w:lang w:val="en-US"/>
        </w:rPr>
        <w:t>init</w:t>
      </w:r>
      <w:proofErr w:type="spellEnd"/>
      <w:r w:rsidRPr="00A53D5C">
        <w:rPr>
          <w:rFonts w:ascii="Times New Roman" w:hAnsi="Times New Roman" w:cs="Times New Roman"/>
          <w:lang w:val="en-US"/>
        </w:rPr>
        <w:t>_</w:t>
      </w:r>
      <w:proofErr w:type="gramStart"/>
      <w:r w:rsidRPr="00A53D5C">
        <w:rPr>
          <w:rFonts w:ascii="Times New Roman" w:hAnsi="Times New Roman" w:cs="Times New Roman"/>
          <w:lang w:val="en-US"/>
        </w:rPr>
        <w:t>_(</w:t>
      </w:r>
      <w:proofErr w:type="gramEnd"/>
      <w:r w:rsidRPr="00A53D5C">
        <w:rPr>
          <w:rFonts w:ascii="Times New Roman" w:hAnsi="Times New Roman" w:cs="Times New Roman"/>
          <w:lang w:val="en-US"/>
        </w:rPr>
        <w:t>)</w:t>
      </w:r>
    </w:p>
    <w:p w14:paraId="623A62C0"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proofErr w:type="gramStart"/>
      <w:r w:rsidRPr="00A53D5C">
        <w:rPr>
          <w:rFonts w:ascii="Times New Roman" w:hAnsi="Times New Roman" w:cs="Times New Roman"/>
          <w:lang w:val="en-US"/>
        </w:rPr>
        <w:t>self.flatten</w:t>
      </w:r>
      <w:proofErr w:type="spellEnd"/>
      <w:proofErr w:type="gramEnd"/>
      <w:r w:rsidRPr="00A53D5C">
        <w:rPr>
          <w:rFonts w:ascii="Times New Roman" w:hAnsi="Times New Roman" w:cs="Times New Roman"/>
          <w:lang w:val="en-US"/>
        </w:rPr>
        <w:t xml:space="preserve"> = </w:t>
      </w:r>
      <w:proofErr w:type="spellStart"/>
      <w:proofErr w:type="gramStart"/>
      <w:r w:rsidRPr="00A53D5C">
        <w:rPr>
          <w:rFonts w:ascii="Times New Roman" w:hAnsi="Times New Roman" w:cs="Times New Roman"/>
          <w:lang w:val="en-US"/>
        </w:rPr>
        <w:t>nn.Flatten</w:t>
      </w:r>
      <w:proofErr w:type="spellEnd"/>
      <w:proofErr w:type="gramEnd"/>
      <w:r w:rsidRPr="00A53D5C">
        <w:rPr>
          <w:rFonts w:ascii="Times New Roman" w:hAnsi="Times New Roman" w:cs="Times New Roman"/>
          <w:lang w:val="en-US"/>
        </w:rPr>
        <w:t>()</w:t>
      </w:r>
    </w:p>
    <w:p w14:paraId="74EB4C05"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self.fc1 = </w:t>
      </w:r>
      <w:proofErr w:type="spellStart"/>
      <w:proofErr w:type="gramStart"/>
      <w:r w:rsidRPr="00A53D5C">
        <w:rPr>
          <w:rFonts w:ascii="Times New Roman" w:hAnsi="Times New Roman" w:cs="Times New Roman"/>
          <w:lang w:val="en-US"/>
        </w:rPr>
        <w:t>nn.Linear</w:t>
      </w:r>
      <w:proofErr w:type="spellEnd"/>
      <w:proofErr w:type="gramEnd"/>
      <w:r w:rsidRPr="00A53D5C">
        <w:rPr>
          <w:rFonts w:ascii="Times New Roman" w:hAnsi="Times New Roman" w:cs="Times New Roman"/>
          <w:lang w:val="en-US"/>
        </w:rPr>
        <w:t>(IMAGE_SIZE * IMAGE_SIZE * 3, 512)</w:t>
      </w:r>
    </w:p>
    <w:p w14:paraId="01D047B8"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proofErr w:type="gramStart"/>
      <w:r w:rsidRPr="00A53D5C">
        <w:rPr>
          <w:rFonts w:ascii="Times New Roman" w:hAnsi="Times New Roman" w:cs="Times New Roman"/>
          <w:lang w:val="en-US"/>
        </w:rPr>
        <w:t>self.relu</w:t>
      </w:r>
      <w:proofErr w:type="spellEnd"/>
      <w:proofErr w:type="gramEnd"/>
      <w:r w:rsidRPr="00A53D5C">
        <w:rPr>
          <w:rFonts w:ascii="Times New Roman" w:hAnsi="Times New Roman" w:cs="Times New Roman"/>
          <w:lang w:val="en-US"/>
        </w:rPr>
        <w:t xml:space="preserve"> = </w:t>
      </w:r>
      <w:proofErr w:type="spellStart"/>
      <w:proofErr w:type="gramStart"/>
      <w:r w:rsidRPr="00A53D5C">
        <w:rPr>
          <w:rFonts w:ascii="Times New Roman" w:hAnsi="Times New Roman" w:cs="Times New Roman"/>
          <w:lang w:val="en-US"/>
        </w:rPr>
        <w:t>nn.ReLU</w:t>
      </w:r>
      <w:proofErr w:type="spellEnd"/>
      <w:proofErr w:type="gramEnd"/>
      <w:r w:rsidRPr="00A53D5C">
        <w:rPr>
          <w:rFonts w:ascii="Times New Roman" w:hAnsi="Times New Roman" w:cs="Times New Roman"/>
          <w:lang w:val="en-US"/>
        </w:rPr>
        <w:t>()</w:t>
      </w:r>
    </w:p>
    <w:p w14:paraId="1A8D656F" w14:textId="02FD8385"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self.fc2 = </w:t>
      </w:r>
      <w:proofErr w:type="spellStart"/>
      <w:proofErr w:type="gramStart"/>
      <w:r w:rsidRPr="00A53D5C">
        <w:rPr>
          <w:rFonts w:ascii="Times New Roman" w:hAnsi="Times New Roman" w:cs="Times New Roman"/>
          <w:lang w:val="en-US"/>
        </w:rPr>
        <w:t>nn.Linear</w:t>
      </w:r>
      <w:proofErr w:type="spellEnd"/>
      <w:proofErr w:type="gramEnd"/>
      <w:r w:rsidRPr="00A53D5C">
        <w:rPr>
          <w:rFonts w:ascii="Times New Roman" w:hAnsi="Times New Roman" w:cs="Times New Roman"/>
          <w:lang w:val="en-US"/>
        </w:rPr>
        <w:t xml:space="preserve">(512, </w:t>
      </w:r>
      <w:proofErr w:type="spellStart"/>
      <w:r w:rsidRPr="00A53D5C">
        <w:rPr>
          <w:rFonts w:ascii="Times New Roman" w:hAnsi="Times New Roman" w:cs="Times New Roman"/>
          <w:lang w:val="en-US"/>
        </w:rPr>
        <w:t>num_classes</w:t>
      </w:r>
      <w:proofErr w:type="spellEnd"/>
      <w:r w:rsidRPr="00A53D5C">
        <w:rPr>
          <w:rFonts w:ascii="Times New Roman" w:hAnsi="Times New Roman" w:cs="Times New Roman"/>
          <w:lang w:val="en-US"/>
        </w:rPr>
        <w:t>)</w:t>
      </w:r>
    </w:p>
    <w:p w14:paraId="3D791FC0"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def </w:t>
      </w:r>
      <w:proofErr w:type="gramStart"/>
      <w:r w:rsidRPr="00A53D5C">
        <w:rPr>
          <w:rFonts w:ascii="Times New Roman" w:hAnsi="Times New Roman" w:cs="Times New Roman"/>
          <w:lang w:val="en-US"/>
        </w:rPr>
        <w:t>forward(</w:t>
      </w:r>
      <w:proofErr w:type="gramEnd"/>
      <w:r w:rsidRPr="00A53D5C">
        <w:rPr>
          <w:rFonts w:ascii="Times New Roman" w:hAnsi="Times New Roman" w:cs="Times New Roman"/>
          <w:lang w:val="en-US"/>
        </w:rPr>
        <w:t>self, x):</w:t>
      </w:r>
    </w:p>
    <w:p w14:paraId="6AC3ED14"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x = </w:t>
      </w:r>
      <w:proofErr w:type="spellStart"/>
      <w:proofErr w:type="gramStart"/>
      <w:r w:rsidRPr="00A53D5C">
        <w:rPr>
          <w:rFonts w:ascii="Times New Roman" w:hAnsi="Times New Roman" w:cs="Times New Roman"/>
          <w:lang w:val="en-US"/>
        </w:rPr>
        <w:t>self.flatten</w:t>
      </w:r>
      <w:proofErr w:type="spellEnd"/>
      <w:proofErr w:type="gramEnd"/>
      <w:r w:rsidRPr="00A53D5C">
        <w:rPr>
          <w:rFonts w:ascii="Times New Roman" w:hAnsi="Times New Roman" w:cs="Times New Roman"/>
          <w:lang w:val="en-US"/>
        </w:rPr>
        <w:t>(x)</w:t>
      </w:r>
    </w:p>
    <w:p w14:paraId="796AFA6B"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x = </w:t>
      </w:r>
      <w:proofErr w:type="spellStart"/>
      <w:proofErr w:type="gramStart"/>
      <w:r w:rsidRPr="00A53D5C">
        <w:rPr>
          <w:rFonts w:ascii="Times New Roman" w:hAnsi="Times New Roman" w:cs="Times New Roman"/>
          <w:lang w:val="en-US"/>
        </w:rPr>
        <w:t>self.relu</w:t>
      </w:r>
      <w:proofErr w:type="spellEnd"/>
      <w:proofErr w:type="gramEnd"/>
      <w:r w:rsidRPr="00A53D5C">
        <w:rPr>
          <w:rFonts w:ascii="Times New Roman" w:hAnsi="Times New Roman" w:cs="Times New Roman"/>
          <w:lang w:val="en-US"/>
        </w:rPr>
        <w:t>(self.fc1(x))</w:t>
      </w:r>
    </w:p>
    <w:p w14:paraId="1815D921"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x = self.fc2(x)</w:t>
      </w:r>
    </w:p>
    <w:p w14:paraId="00C3B482" w14:textId="26EE0FC8"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return x</w:t>
      </w:r>
    </w:p>
    <w:p w14:paraId="1CA1D0F0" w14:textId="20651B16"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model = </w:t>
      </w:r>
      <w:proofErr w:type="spellStart"/>
      <w:r w:rsidRPr="00A53D5C">
        <w:rPr>
          <w:rFonts w:ascii="Times New Roman" w:hAnsi="Times New Roman" w:cs="Times New Roman"/>
          <w:lang w:val="en-US"/>
        </w:rPr>
        <w:t>SimpleViT</w:t>
      </w:r>
      <w:proofErr w:type="spellEnd"/>
      <w:r w:rsidRPr="00A53D5C">
        <w:rPr>
          <w:rFonts w:ascii="Times New Roman" w:hAnsi="Times New Roman" w:cs="Times New Roman"/>
          <w:lang w:val="en-US"/>
        </w:rPr>
        <w:t>().to(device)</w:t>
      </w:r>
    </w:p>
    <w:p w14:paraId="58AEE647" w14:textId="47E08483"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LOSS &amp; OPTIMIZER</w:t>
      </w:r>
    </w:p>
    <w:p w14:paraId="48C528C7"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criterion = </w:t>
      </w:r>
      <w:proofErr w:type="spellStart"/>
      <w:proofErr w:type="gramStart"/>
      <w:r w:rsidRPr="00A53D5C">
        <w:rPr>
          <w:rFonts w:ascii="Times New Roman" w:hAnsi="Times New Roman" w:cs="Times New Roman"/>
          <w:lang w:val="en-US"/>
        </w:rPr>
        <w:t>nn.CrossEntropyLoss</w:t>
      </w:r>
      <w:proofErr w:type="spellEnd"/>
      <w:proofErr w:type="gramEnd"/>
      <w:r w:rsidRPr="00A53D5C">
        <w:rPr>
          <w:rFonts w:ascii="Times New Roman" w:hAnsi="Times New Roman" w:cs="Times New Roman"/>
          <w:lang w:val="en-US"/>
        </w:rPr>
        <w:t>()</w:t>
      </w:r>
    </w:p>
    <w:p w14:paraId="6498E4A3" w14:textId="69A3F16B"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optimizer = </w:t>
      </w:r>
      <w:proofErr w:type="spellStart"/>
      <w:proofErr w:type="gramStart"/>
      <w:r w:rsidRPr="00A53D5C">
        <w:rPr>
          <w:rFonts w:ascii="Times New Roman" w:hAnsi="Times New Roman" w:cs="Times New Roman"/>
          <w:lang w:val="en-US"/>
        </w:rPr>
        <w:t>torch.optim</w:t>
      </w:r>
      <w:proofErr w:type="gramEnd"/>
      <w:r w:rsidRPr="00A53D5C">
        <w:rPr>
          <w:rFonts w:ascii="Times New Roman" w:hAnsi="Times New Roman" w:cs="Times New Roman"/>
          <w:lang w:val="en-US"/>
        </w:rPr>
        <w:t>.Adam</w:t>
      </w:r>
      <w:proofErr w:type="spellEnd"/>
      <w:r w:rsidRPr="00A53D5C">
        <w:rPr>
          <w:rFonts w:ascii="Times New Roman" w:hAnsi="Times New Roman" w:cs="Times New Roman"/>
          <w:lang w:val="en-US"/>
        </w:rPr>
        <w:t>(</w:t>
      </w:r>
      <w:proofErr w:type="spellStart"/>
      <w:proofErr w:type="gramStart"/>
      <w:r w:rsidRPr="00A53D5C">
        <w:rPr>
          <w:rFonts w:ascii="Times New Roman" w:hAnsi="Times New Roman" w:cs="Times New Roman"/>
          <w:lang w:val="en-US"/>
        </w:rPr>
        <w:t>model.parameters</w:t>
      </w:r>
      <w:proofErr w:type="spellEnd"/>
      <w:proofErr w:type="gramEnd"/>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lr</w:t>
      </w:r>
      <w:proofErr w:type="spellEnd"/>
      <w:r w:rsidRPr="00A53D5C">
        <w:rPr>
          <w:rFonts w:ascii="Times New Roman" w:hAnsi="Times New Roman" w:cs="Times New Roman"/>
          <w:lang w:val="en-US"/>
        </w:rPr>
        <w:t>=0.001)</w:t>
      </w:r>
    </w:p>
    <w:p w14:paraId="7DD25C95" w14:textId="028199F1"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TRAINING</w:t>
      </w:r>
    </w:p>
    <w:p w14:paraId="7282E2EE" w14:textId="2D86C76A" w:rsidR="00A53D5C" w:rsidRPr="00A53D5C" w:rsidRDefault="00A53D5C" w:rsidP="00A53D5C">
      <w:pPr>
        <w:spacing w:line="360" w:lineRule="auto"/>
        <w:jc w:val="both"/>
        <w:rPr>
          <w:rFonts w:ascii="Times New Roman" w:hAnsi="Times New Roman" w:cs="Times New Roman"/>
          <w:lang w:val="en-US"/>
        </w:rPr>
      </w:pPr>
      <w:proofErr w:type="gramStart"/>
      <w:r w:rsidRPr="00A53D5C">
        <w:rPr>
          <w:rFonts w:ascii="Times New Roman" w:hAnsi="Times New Roman" w:cs="Times New Roman"/>
          <w:lang w:val="en-US"/>
        </w:rPr>
        <w:t>print(</w:t>
      </w:r>
      <w:proofErr w:type="gramEnd"/>
      <w:r w:rsidRPr="00A53D5C">
        <w:rPr>
          <w:rFonts w:ascii="Times New Roman" w:hAnsi="Times New Roman" w:cs="Times New Roman"/>
          <w:lang w:val="en-US"/>
        </w:rPr>
        <w:t>"Training Started...")</w:t>
      </w:r>
    </w:p>
    <w:p w14:paraId="2248B468"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for epoch in </w:t>
      </w:r>
      <w:proofErr w:type="gramStart"/>
      <w:r w:rsidRPr="00A53D5C">
        <w:rPr>
          <w:rFonts w:ascii="Times New Roman" w:hAnsi="Times New Roman" w:cs="Times New Roman"/>
          <w:lang w:val="en-US"/>
        </w:rPr>
        <w:t>range(</w:t>
      </w:r>
      <w:proofErr w:type="gramEnd"/>
      <w:r w:rsidRPr="00A53D5C">
        <w:rPr>
          <w:rFonts w:ascii="Times New Roman" w:hAnsi="Times New Roman" w:cs="Times New Roman"/>
          <w:lang w:val="en-US"/>
        </w:rPr>
        <w:t>EPOCHS):</w:t>
      </w:r>
    </w:p>
    <w:p w14:paraId="5A3DBBA4"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total_loss</w:t>
      </w:r>
      <w:proofErr w:type="spellEnd"/>
      <w:r w:rsidRPr="00A53D5C">
        <w:rPr>
          <w:rFonts w:ascii="Times New Roman" w:hAnsi="Times New Roman" w:cs="Times New Roman"/>
          <w:lang w:val="en-US"/>
        </w:rPr>
        <w:t xml:space="preserve"> = 0</w:t>
      </w:r>
    </w:p>
    <w:p w14:paraId="0D5475D2"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for images, labels in </w:t>
      </w:r>
      <w:proofErr w:type="spellStart"/>
      <w:r w:rsidRPr="00A53D5C">
        <w:rPr>
          <w:rFonts w:ascii="Times New Roman" w:hAnsi="Times New Roman" w:cs="Times New Roman"/>
          <w:lang w:val="en-US"/>
        </w:rPr>
        <w:t>dataloader</w:t>
      </w:r>
      <w:proofErr w:type="spellEnd"/>
      <w:r w:rsidRPr="00A53D5C">
        <w:rPr>
          <w:rFonts w:ascii="Times New Roman" w:hAnsi="Times New Roman" w:cs="Times New Roman"/>
          <w:lang w:val="en-US"/>
        </w:rPr>
        <w:t>:</w:t>
      </w:r>
    </w:p>
    <w:p w14:paraId="275F54D2" w14:textId="1D2F9E1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images, labels = images.to(device), labels.to(device)</w:t>
      </w:r>
    </w:p>
    <w:p w14:paraId="0F45D66E"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outputs = model(images)</w:t>
      </w:r>
    </w:p>
    <w:p w14:paraId="0378B15A" w14:textId="3D6F088B"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loss = </w:t>
      </w:r>
      <w:proofErr w:type="gramStart"/>
      <w:r w:rsidRPr="00A53D5C">
        <w:rPr>
          <w:rFonts w:ascii="Times New Roman" w:hAnsi="Times New Roman" w:cs="Times New Roman"/>
          <w:lang w:val="en-US"/>
        </w:rPr>
        <w:t>criterion(</w:t>
      </w:r>
      <w:proofErr w:type="gramEnd"/>
      <w:r w:rsidRPr="00A53D5C">
        <w:rPr>
          <w:rFonts w:ascii="Times New Roman" w:hAnsi="Times New Roman" w:cs="Times New Roman"/>
          <w:lang w:val="en-US"/>
        </w:rPr>
        <w:t>outputs, labels)</w:t>
      </w:r>
    </w:p>
    <w:p w14:paraId="4838730E"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proofErr w:type="gramStart"/>
      <w:r w:rsidRPr="00A53D5C">
        <w:rPr>
          <w:rFonts w:ascii="Times New Roman" w:hAnsi="Times New Roman" w:cs="Times New Roman"/>
          <w:lang w:val="en-US"/>
        </w:rPr>
        <w:t>optimizer.zero</w:t>
      </w:r>
      <w:proofErr w:type="gramEnd"/>
      <w:r w:rsidRPr="00A53D5C">
        <w:rPr>
          <w:rFonts w:ascii="Times New Roman" w:hAnsi="Times New Roman" w:cs="Times New Roman"/>
          <w:lang w:val="en-US"/>
        </w:rPr>
        <w:t>_</w:t>
      </w:r>
      <w:proofErr w:type="gramStart"/>
      <w:r w:rsidRPr="00A53D5C">
        <w:rPr>
          <w:rFonts w:ascii="Times New Roman" w:hAnsi="Times New Roman" w:cs="Times New Roman"/>
          <w:lang w:val="en-US"/>
        </w:rPr>
        <w:t>grad</w:t>
      </w:r>
      <w:proofErr w:type="spellEnd"/>
      <w:r w:rsidRPr="00A53D5C">
        <w:rPr>
          <w:rFonts w:ascii="Times New Roman" w:hAnsi="Times New Roman" w:cs="Times New Roman"/>
          <w:lang w:val="en-US"/>
        </w:rPr>
        <w:t>(</w:t>
      </w:r>
      <w:proofErr w:type="gramEnd"/>
      <w:r w:rsidRPr="00A53D5C">
        <w:rPr>
          <w:rFonts w:ascii="Times New Roman" w:hAnsi="Times New Roman" w:cs="Times New Roman"/>
          <w:lang w:val="en-US"/>
        </w:rPr>
        <w:t>)</w:t>
      </w:r>
    </w:p>
    <w:p w14:paraId="38A2C41E"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proofErr w:type="gramStart"/>
      <w:r w:rsidRPr="00A53D5C">
        <w:rPr>
          <w:rFonts w:ascii="Times New Roman" w:hAnsi="Times New Roman" w:cs="Times New Roman"/>
          <w:lang w:val="en-US"/>
        </w:rPr>
        <w:t>loss.backward</w:t>
      </w:r>
      <w:proofErr w:type="spellEnd"/>
      <w:proofErr w:type="gramEnd"/>
      <w:r w:rsidRPr="00A53D5C">
        <w:rPr>
          <w:rFonts w:ascii="Times New Roman" w:hAnsi="Times New Roman" w:cs="Times New Roman"/>
          <w:lang w:val="en-US"/>
        </w:rPr>
        <w:t>()</w:t>
      </w:r>
    </w:p>
    <w:p w14:paraId="5F17C216" w14:textId="44DC6835"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lastRenderedPageBreak/>
        <w:t xml:space="preserve">        </w:t>
      </w:r>
      <w:proofErr w:type="spellStart"/>
      <w:proofErr w:type="gramStart"/>
      <w:r w:rsidRPr="00A53D5C">
        <w:rPr>
          <w:rFonts w:ascii="Times New Roman" w:hAnsi="Times New Roman" w:cs="Times New Roman"/>
          <w:lang w:val="en-US"/>
        </w:rPr>
        <w:t>optimizer.step</w:t>
      </w:r>
      <w:proofErr w:type="spellEnd"/>
      <w:proofErr w:type="gramEnd"/>
      <w:r w:rsidRPr="00A53D5C">
        <w:rPr>
          <w:rFonts w:ascii="Times New Roman" w:hAnsi="Times New Roman" w:cs="Times New Roman"/>
          <w:lang w:val="en-US"/>
        </w:rPr>
        <w:t>()</w:t>
      </w:r>
    </w:p>
    <w:p w14:paraId="478EDE5F" w14:textId="5F3910BA"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total_loss</w:t>
      </w:r>
      <w:proofErr w:type="spellEnd"/>
      <w:r w:rsidRPr="00A53D5C">
        <w:rPr>
          <w:rFonts w:ascii="Times New Roman" w:hAnsi="Times New Roman" w:cs="Times New Roman"/>
          <w:lang w:val="en-US"/>
        </w:rPr>
        <w:t xml:space="preserve"> += </w:t>
      </w:r>
      <w:proofErr w:type="spellStart"/>
      <w:proofErr w:type="gramStart"/>
      <w:r w:rsidRPr="00A53D5C">
        <w:rPr>
          <w:rFonts w:ascii="Times New Roman" w:hAnsi="Times New Roman" w:cs="Times New Roman"/>
          <w:lang w:val="en-US"/>
        </w:rPr>
        <w:t>loss.item</w:t>
      </w:r>
      <w:proofErr w:type="spellEnd"/>
      <w:proofErr w:type="gramEnd"/>
      <w:r w:rsidRPr="00A53D5C">
        <w:rPr>
          <w:rFonts w:ascii="Times New Roman" w:hAnsi="Times New Roman" w:cs="Times New Roman"/>
          <w:lang w:val="en-US"/>
        </w:rPr>
        <w:t>()</w:t>
      </w:r>
    </w:p>
    <w:p w14:paraId="41EED565" w14:textId="6BFDEE58"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gramStart"/>
      <w:r w:rsidRPr="00A53D5C">
        <w:rPr>
          <w:rFonts w:ascii="Times New Roman" w:hAnsi="Times New Roman" w:cs="Times New Roman"/>
          <w:lang w:val="en-US"/>
        </w:rPr>
        <w:t>print(</w:t>
      </w:r>
      <w:proofErr w:type="spellStart"/>
      <w:proofErr w:type="gramEnd"/>
      <w:r w:rsidRPr="00A53D5C">
        <w:rPr>
          <w:rFonts w:ascii="Times New Roman" w:hAnsi="Times New Roman" w:cs="Times New Roman"/>
          <w:lang w:val="en-US"/>
        </w:rPr>
        <w:t>f"Epoch</w:t>
      </w:r>
      <w:proofErr w:type="spellEnd"/>
      <w:r w:rsidRPr="00A53D5C">
        <w:rPr>
          <w:rFonts w:ascii="Times New Roman" w:hAnsi="Times New Roman" w:cs="Times New Roman"/>
          <w:lang w:val="en-US"/>
        </w:rPr>
        <w:t xml:space="preserve"> [{epoch+1}/{EPOCHS}], Loss: {total_loss:.4f}")</w:t>
      </w:r>
    </w:p>
    <w:p w14:paraId="2100BEFB" w14:textId="0FCF0143" w:rsidR="00A53D5C" w:rsidRPr="00A53D5C" w:rsidRDefault="00A53D5C" w:rsidP="00A53D5C">
      <w:pPr>
        <w:spacing w:line="360" w:lineRule="auto"/>
        <w:jc w:val="both"/>
        <w:rPr>
          <w:rFonts w:ascii="Times New Roman" w:hAnsi="Times New Roman" w:cs="Times New Roman"/>
          <w:lang w:val="en-US"/>
        </w:rPr>
      </w:pPr>
      <w:proofErr w:type="gramStart"/>
      <w:r w:rsidRPr="00A53D5C">
        <w:rPr>
          <w:rFonts w:ascii="Times New Roman" w:hAnsi="Times New Roman" w:cs="Times New Roman"/>
          <w:lang w:val="en-US"/>
        </w:rPr>
        <w:t>print(</w:t>
      </w:r>
      <w:proofErr w:type="gramEnd"/>
      <w:r w:rsidRPr="00A53D5C">
        <w:rPr>
          <w:rFonts w:ascii="Times New Roman" w:hAnsi="Times New Roman" w:cs="Times New Roman"/>
          <w:lang w:val="en-US"/>
        </w:rPr>
        <w:t>"Training Completed!")</w:t>
      </w:r>
    </w:p>
    <w:p w14:paraId="251F250D" w14:textId="1E85B010"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SAVE MODEL</w:t>
      </w:r>
    </w:p>
    <w:p w14:paraId="35BF138B" w14:textId="25EC0546" w:rsidR="00A53D5C" w:rsidRPr="00A53D5C" w:rsidRDefault="00A53D5C" w:rsidP="00A53D5C">
      <w:pPr>
        <w:spacing w:line="360" w:lineRule="auto"/>
        <w:jc w:val="both"/>
        <w:rPr>
          <w:rFonts w:ascii="Times New Roman" w:hAnsi="Times New Roman" w:cs="Times New Roman"/>
          <w:lang w:val="en-US"/>
        </w:rPr>
      </w:pPr>
      <w:proofErr w:type="spellStart"/>
      <w:proofErr w:type="gramStart"/>
      <w:r w:rsidRPr="00A53D5C">
        <w:rPr>
          <w:rFonts w:ascii="Times New Roman" w:hAnsi="Times New Roman" w:cs="Times New Roman"/>
          <w:lang w:val="en-US"/>
        </w:rPr>
        <w:t>torch.save</w:t>
      </w:r>
      <w:proofErr w:type="spellEnd"/>
      <w:proofErr w:type="gramEnd"/>
      <w:r w:rsidRPr="00A53D5C">
        <w:rPr>
          <w:rFonts w:ascii="Times New Roman" w:hAnsi="Times New Roman" w:cs="Times New Roman"/>
          <w:lang w:val="en-US"/>
        </w:rPr>
        <w:t>(</w:t>
      </w:r>
      <w:proofErr w:type="spellStart"/>
      <w:proofErr w:type="gramStart"/>
      <w:r w:rsidRPr="00A53D5C">
        <w:rPr>
          <w:rFonts w:ascii="Times New Roman" w:hAnsi="Times New Roman" w:cs="Times New Roman"/>
          <w:lang w:val="en-US"/>
        </w:rPr>
        <w:t>model.state</w:t>
      </w:r>
      <w:proofErr w:type="gramEnd"/>
      <w:r w:rsidRPr="00A53D5C">
        <w:rPr>
          <w:rFonts w:ascii="Times New Roman" w:hAnsi="Times New Roman" w:cs="Times New Roman"/>
          <w:lang w:val="en-US"/>
        </w:rPr>
        <w:t>_</w:t>
      </w:r>
      <w:proofErr w:type="gramStart"/>
      <w:r w:rsidRPr="00A53D5C">
        <w:rPr>
          <w:rFonts w:ascii="Times New Roman" w:hAnsi="Times New Roman" w:cs="Times New Roman"/>
          <w:lang w:val="en-US"/>
        </w:rPr>
        <w:t>dict</w:t>
      </w:r>
      <w:proofErr w:type="spellEnd"/>
      <w:r w:rsidRPr="00A53D5C">
        <w:rPr>
          <w:rFonts w:ascii="Times New Roman" w:hAnsi="Times New Roman" w:cs="Times New Roman"/>
          <w:lang w:val="en-US"/>
        </w:rPr>
        <w:t>(</w:t>
      </w:r>
      <w:proofErr w:type="gramEnd"/>
      <w:r w:rsidRPr="00A53D5C">
        <w:rPr>
          <w:rFonts w:ascii="Times New Roman" w:hAnsi="Times New Roman" w:cs="Times New Roman"/>
          <w:lang w:val="en-US"/>
        </w:rPr>
        <w:t>), "</w:t>
      </w:r>
      <w:proofErr w:type="spellStart"/>
      <w:r w:rsidRPr="00A53D5C">
        <w:rPr>
          <w:rFonts w:ascii="Times New Roman" w:hAnsi="Times New Roman" w:cs="Times New Roman"/>
          <w:lang w:val="en-US"/>
        </w:rPr>
        <w:t>currency_model.pth</w:t>
      </w:r>
      <w:proofErr w:type="spellEnd"/>
      <w:r w:rsidRPr="00A53D5C">
        <w:rPr>
          <w:rFonts w:ascii="Times New Roman" w:hAnsi="Times New Roman" w:cs="Times New Roman"/>
          <w:lang w:val="en-US"/>
        </w:rPr>
        <w:t>")</w:t>
      </w:r>
    </w:p>
    <w:p w14:paraId="65C6E677" w14:textId="6334226E"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PREDICTION FUNCTION</w:t>
      </w:r>
    </w:p>
    <w:p w14:paraId="1A84598B"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def </w:t>
      </w:r>
      <w:proofErr w:type="spellStart"/>
      <w:r w:rsidRPr="00A53D5C">
        <w:rPr>
          <w:rFonts w:ascii="Times New Roman" w:hAnsi="Times New Roman" w:cs="Times New Roman"/>
          <w:lang w:val="en-US"/>
        </w:rPr>
        <w:t>predict_image</w:t>
      </w:r>
      <w:proofErr w:type="spellEnd"/>
      <w:r w:rsidRPr="00A53D5C">
        <w:rPr>
          <w:rFonts w:ascii="Times New Roman" w:hAnsi="Times New Roman" w:cs="Times New Roman"/>
          <w:lang w:val="en-US"/>
        </w:rPr>
        <w:t>(</w:t>
      </w:r>
      <w:proofErr w:type="spellStart"/>
      <w:r w:rsidRPr="00A53D5C">
        <w:rPr>
          <w:rFonts w:ascii="Times New Roman" w:hAnsi="Times New Roman" w:cs="Times New Roman"/>
          <w:lang w:val="en-US"/>
        </w:rPr>
        <w:t>image_path</w:t>
      </w:r>
      <w:proofErr w:type="spellEnd"/>
      <w:r w:rsidRPr="00A53D5C">
        <w:rPr>
          <w:rFonts w:ascii="Times New Roman" w:hAnsi="Times New Roman" w:cs="Times New Roman"/>
          <w:lang w:val="en-US"/>
        </w:rPr>
        <w:t>):</w:t>
      </w:r>
    </w:p>
    <w:p w14:paraId="63B1F875" w14:textId="699FFF3A"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proofErr w:type="gramStart"/>
      <w:r w:rsidRPr="00A53D5C">
        <w:rPr>
          <w:rFonts w:ascii="Times New Roman" w:hAnsi="Times New Roman" w:cs="Times New Roman"/>
          <w:lang w:val="en-US"/>
        </w:rPr>
        <w:t>model.eval</w:t>
      </w:r>
      <w:proofErr w:type="spellEnd"/>
      <w:proofErr w:type="gramEnd"/>
      <w:r w:rsidRPr="00A53D5C">
        <w:rPr>
          <w:rFonts w:ascii="Times New Roman" w:hAnsi="Times New Roman" w:cs="Times New Roman"/>
          <w:lang w:val="en-US"/>
        </w:rPr>
        <w:t>()</w:t>
      </w:r>
    </w:p>
    <w:p w14:paraId="3D958A01"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xml:space="preserve"> = cv2.imread(</w:t>
      </w:r>
      <w:proofErr w:type="spellStart"/>
      <w:r w:rsidRPr="00A53D5C">
        <w:rPr>
          <w:rFonts w:ascii="Times New Roman" w:hAnsi="Times New Roman" w:cs="Times New Roman"/>
          <w:lang w:val="en-US"/>
        </w:rPr>
        <w:t>image_path</w:t>
      </w:r>
      <w:proofErr w:type="spellEnd"/>
      <w:r w:rsidRPr="00A53D5C">
        <w:rPr>
          <w:rFonts w:ascii="Times New Roman" w:hAnsi="Times New Roman" w:cs="Times New Roman"/>
          <w:lang w:val="en-US"/>
        </w:rPr>
        <w:t>)</w:t>
      </w:r>
    </w:p>
    <w:p w14:paraId="2CDC189D"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xml:space="preserve"> = cv2.resize(</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(IMAGE_SIZE, IMAGE_SIZE))</w:t>
      </w:r>
    </w:p>
    <w:p w14:paraId="12A9071F"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xml:space="preserve"> = </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xml:space="preserve"> / 255.0</w:t>
      </w:r>
    </w:p>
    <w:p w14:paraId="7982D9B2"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xml:space="preserve"> = </w:t>
      </w:r>
      <w:proofErr w:type="spellStart"/>
      <w:proofErr w:type="gramStart"/>
      <w:r w:rsidRPr="00A53D5C">
        <w:rPr>
          <w:rFonts w:ascii="Times New Roman" w:hAnsi="Times New Roman" w:cs="Times New Roman"/>
          <w:lang w:val="en-US"/>
        </w:rPr>
        <w:t>torch.tensor</w:t>
      </w:r>
      <w:proofErr w:type="spellEnd"/>
      <w:proofErr w:type="gramEnd"/>
      <w:r w:rsidRPr="00A53D5C">
        <w:rPr>
          <w:rFonts w:ascii="Times New Roman" w:hAnsi="Times New Roman" w:cs="Times New Roman"/>
          <w:lang w:val="en-US"/>
        </w:rPr>
        <w:t>(</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dtype</w:t>
      </w:r>
      <w:proofErr w:type="spellEnd"/>
      <w:r w:rsidRPr="00A53D5C">
        <w:rPr>
          <w:rFonts w:ascii="Times New Roman" w:hAnsi="Times New Roman" w:cs="Times New Roman"/>
          <w:lang w:val="en-US"/>
        </w:rPr>
        <w:t>=</w:t>
      </w:r>
      <w:proofErr w:type="gramStart"/>
      <w:r w:rsidRPr="00A53D5C">
        <w:rPr>
          <w:rFonts w:ascii="Times New Roman" w:hAnsi="Times New Roman" w:cs="Times New Roman"/>
          <w:lang w:val="en-US"/>
        </w:rPr>
        <w:t>torch.float</w:t>
      </w:r>
      <w:proofErr w:type="gramEnd"/>
      <w:r w:rsidRPr="00A53D5C">
        <w:rPr>
          <w:rFonts w:ascii="Times New Roman" w:hAnsi="Times New Roman" w:cs="Times New Roman"/>
          <w:lang w:val="en-US"/>
        </w:rPr>
        <w:t>32</w:t>
      </w:r>
      <w:proofErr w:type="gramStart"/>
      <w:r w:rsidRPr="00A53D5C">
        <w:rPr>
          <w:rFonts w:ascii="Times New Roman" w:hAnsi="Times New Roman" w:cs="Times New Roman"/>
          <w:lang w:val="en-US"/>
        </w:rPr>
        <w:t>).permute</w:t>
      </w:r>
      <w:proofErr w:type="gramEnd"/>
      <w:r w:rsidRPr="00A53D5C">
        <w:rPr>
          <w:rFonts w:ascii="Times New Roman" w:hAnsi="Times New Roman" w:cs="Times New Roman"/>
          <w:lang w:val="en-US"/>
        </w:rPr>
        <w:t>(2, 0, 1)</w:t>
      </w:r>
    </w:p>
    <w:p w14:paraId="41E377EB" w14:textId="0795B7CC"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 xml:space="preserve"> = </w:t>
      </w:r>
      <w:proofErr w:type="spellStart"/>
      <w:proofErr w:type="gramStart"/>
      <w:r w:rsidRPr="00A53D5C">
        <w:rPr>
          <w:rFonts w:ascii="Times New Roman" w:hAnsi="Times New Roman" w:cs="Times New Roman"/>
          <w:lang w:val="en-US"/>
        </w:rPr>
        <w:t>img.unsqueeze</w:t>
      </w:r>
      <w:proofErr w:type="spellEnd"/>
      <w:proofErr w:type="gramEnd"/>
      <w:r w:rsidRPr="00A53D5C">
        <w:rPr>
          <w:rFonts w:ascii="Times New Roman" w:hAnsi="Times New Roman" w:cs="Times New Roman"/>
          <w:lang w:val="en-US"/>
        </w:rPr>
        <w:t>(0).to(device</w:t>
      </w:r>
      <w:r w:rsidR="00191034">
        <w:rPr>
          <w:rFonts w:ascii="Times New Roman" w:hAnsi="Times New Roman" w:cs="Times New Roman"/>
          <w:lang w:val="en-US"/>
        </w:rPr>
        <w:t>)</w:t>
      </w:r>
    </w:p>
    <w:p w14:paraId="4E7C5B1F"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with </w:t>
      </w:r>
      <w:proofErr w:type="spellStart"/>
      <w:r w:rsidRPr="00A53D5C">
        <w:rPr>
          <w:rFonts w:ascii="Times New Roman" w:hAnsi="Times New Roman" w:cs="Times New Roman"/>
          <w:lang w:val="en-US"/>
        </w:rPr>
        <w:t>torch.no_</w:t>
      </w:r>
      <w:proofErr w:type="gramStart"/>
      <w:r w:rsidRPr="00A53D5C">
        <w:rPr>
          <w:rFonts w:ascii="Times New Roman" w:hAnsi="Times New Roman" w:cs="Times New Roman"/>
          <w:lang w:val="en-US"/>
        </w:rPr>
        <w:t>grad</w:t>
      </w:r>
      <w:proofErr w:type="spellEnd"/>
      <w:r w:rsidRPr="00A53D5C">
        <w:rPr>
          <w:rFonts w:ascii="Times New Roman" w:hAnsi="Times New Roman" w:cs="Times New Roman"/>
          <w:lang w:val="en-US"/>
        </w:rPr>
        <w:t>(</w:t>
      </w:r>
      <w:proofErr w:type="gramEnd"/>
      <w:r w:rsidRPr="00A53D5C">
        <w:rPr>
          <w:rFonts w:ascii="Times New Roman" w:hAnsi="Times New Roman" w:cs="Times New Roman"/>
          <w:lang w:val="en-US"/>
        </w:rPr>
        <w:t>):</w:t>
      </w:r>
    </w:p>
    <w:p w14:paraId="13C08B8E"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output = model(</w:t>
      </w:r>
      <w:proofErr w:type="spellStart"/>
      <w:r w:rsidRPr="00A53D5C">
        <w:rPr>
          <w:rFonts w:ascii="Times New Roman" w:hAnsi="Times New Roman" w:cs="Times New Roman"/>
          <w:lang w:val="en-US"/>
        </w:rPr>
        <w:t>img</w:t>
      </w:r>
      <w:proofErr w:type="spellEnd"/>
      <w:r w:rsidRPr="00A53D5C">
        <w:rPr>
          <w:rFonts w:ascii="Times New Roman" w:hAnsi="Times New Roman" w:cs="Times New Roman"/>
          <w:lang w:val="en-US"/>
        </w:rPr>
        <w:t>)</w:t>
      </w:r>
    </w:p>
    <w:p w14:paraId="62F94101" w14:textId="3F12E273"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_, predicted = </w:t>
      </w:r>
      <w:proofErr w:type="spellStart"/>
      <w:proofErr w:type="gramStart"/>
      <w:r w:rsidRPr="00A53D5C">
        <w:rPr>
          <w:rFonts w:ascii="Times New Roman" w:hAnsi="Times New Roman" w:cs="Times New Roman"/>
          <w:lang w:val="en-US"/>
        </w:rPr>
        <w:t>torch.max</w:t>
      </w:r>
      <w:proofErr w:type="spellEnd"/>
      <w:r w:rsidRPr="00A53D5C">
        <w:rPr>
          <w:rFonts w:ascii="Times New Roman" w:hAnsi="Times New Roman" w:cs="Times New Roman"/>
          <w:lang w:val="en-US"/>
        </w:rPr>
        <w:t>(</w:t>
      </w:r>
      <w:proofErr w:type="gramEnd"/>
      <w:r w:rsidRPr="00A53D5C">
        <w:rPr>
          <w:rFonts w:ascii="Times New Roman" w:hAnsi="Times New Roman" w:cs="Times New Roman"/>
          <w:lang w:val="en-US"/>
        </w:rPr>
        <w:t>output, 1)</w:t>
      </w:r>
    </w:p>
    <w:p w14:paraId="0F3FAB38"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if </w:t>
      </w:r>
      <w:proofErr w:type="spellStart"/>
      <w:proofErr w:type="gramStart"/>
      <w:r w:rsidRPr="00A53D5C">
        <w:rPr>
          <w:rFonts w:ascii="Times New Roman" w:hAnsi="Times New Roman" w:cs="Times New Roman"/>
          <w:lang w:val="en-US"/>
        </w:rPr>
        <w:t>predicted.item</w:t>
      </w:r>
      <w:proofErr w:type="spellEnd"/>
      <w:proofErr w:type="gramEnd"/>
      <w:r w:rsidRPr="00A53D5C">
        <w:rPr>
          <w:rFonts w:ascii="Times New Roman" w:hAnsi="Times New Roman" w:cs="Times New Roman"/>
          <w:lang w:val="en-US"/>
        </w:rPr>
        <w:t>() == 0:</w:t>
      </w:r>
    </w:p>
    <w:p w14:paraId="18982D62"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gramStart"/>
      <w:r w:rsidRPr="00A53D5C">
        <w:rPr>
          <w:rFonts w:ascii="Times New Roman" w:hAnsi="Times New Roman" w:cs="Times New Roman"/>
          <w:lang w:val="en-US"/>
        </w:rPr>
        <w:t>print(</w:t>
      </w:r>
      <w:proofErr w:type="gramEnd"/>
      <w:r w:rsidRPr="00A53D5C">
        <w:rPr>
          <w:rFonts w:ascii="Times New Roman" w:hAnsi="Times New Roman" w:cs="Times New Roman"/>
          <w:lang w:val="en-US"/>
        </w:rPr>
        <w:t>"REAL CURRENCY DETECTED")</w:t>
      </w:r>
    </w:p>
    <w:p w14:paraId="2111B842"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else:</w:t>
      </w:r>
    </w:p>
    <w:p w14:paraId="2380E428" w14:textId="6482B9F3"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xml:space="preserve">        </w:t>
      </w:r>
      <w:proofErr w:type="gramStart"/>
      <w:r w:rsidRPr="00A53D5C">
        <w:rPr>
          <w:rFonts w:ascii="Times New Roman" w:hAnsi="Times New Roman" w:cs="Times New Roman"/>
          <w:lang w:val="en-US"/>
        </w:rPr>
        <w:t>print(</w:t>
      </w:r>
      <w:proofErr w:type="gramEnd"/>
      <w:r w:rsidRPr="00A53D5C">
        <w:rPr>
          <w:rFonts w:ascii="Times New Roman" w:hAnsi="Times New Roman" w:cs="Times New Roman"/>
          <w:lang w:val="en-US"/>
        </w:rPr>
        <w:t>"FAKE CURRENCY DETECTED")</w:t>
      </w:r>
    </w:p>
    <w:p w14:paraId="5CEFFF35" w14:textId="77777777" w:rsidR="00A53D5C" w:rsidRPr="00A53D5C" w:rsidRDefault="00A53D5C" w:rsidP="00A53D5C">
      <w:pPr>
        <w:spacing w:line="360" w:lineRule="auto"/>
        <w:jc w:val="both"/>
        <w:rPr>
          <w:rFonts w:ascii="Times New Roman" w:hAnsi="Times New Roman" w:cs="Times New Roman"/>
          <w:lang w:val="en-US"/>
        </w:rPr>
      </w:pPr>
      <w:r w:rsidRPr="00A53D5C">
        <w:rPr>
          <w:rFonts w:ascii="Times New Roman" w:hAnsi="Times New Roman" w:cs="Times New Roman"/>
          <w:lang w:val="en-US"/>
        </w:rPr>
        <w:t># TEST WITH IMAGE</w:t>
      </w:r>
    </w:p>
    <w:p w14:paraId="70A05E52" w14:textId="77777777" w:rsidR="00A53D5C" w:rsidRPr="00A53D5C" w:rsidRDefault="00A53D5C" w:rsidP="00A53D5C">
      <w:pPr>
        <w:spacing w:line="360" w:lineRule="auto"/>
        <w:jc w:val="both"/>
        <w:rPr>
          <w:rFonts w:ascii="Times New Roman" w:hAnsi="Times New Roman" w:cs="Times New Roman"/>
          <w:lang w:val="en-US"/>
        </w:rPr>
      </w:pPr>
      <w:proofErr w:type="spellStart"/>
      <w:r w:rsidRPr="00A53D5C">
        <w:rPr>
          <w:rFonts w:ascii="Times New Roman" w:hAnsi="Times New Roman" w:cs="Times New Roman"/>
          <w:lang w:val="en-US"/>
        </w:rPr>
        <w:t>test_image</w:t>
      </w:r>
      <w:proofErr w:type="spellEnd"/>
      <w:r w:rsidRPr="00A53D5C">
        <w:rPr>
          <w:rFonts w:ascii="Times New Roman" w:hAnsi="Times New Roman" w:cs="Times New Roman"/>
          <w:lang w:val="en-US"/>
        </w:rPr>
        <w:t xml:space="preserve"> = "test.jpg</w:t>
      </w:r>
      <w:proofErr w:type="gramStart"/>
      <w:r w:rsidRPr="00A53D5C">
        <w:rPr>
          <w:rFonts w:ascii="Times New Roman" w:hAnsi="Times New Roman" w:cs="Times New Roman"/>
          <w:lang w:val="en-US"/>
        </w:rPr>
        <w:t>"  #</w:t>
      </w:r>
      <w:proofErr w:type="gramEnd"/>
      <w:r w:rsidRPr="00A53D5C">
        <w:rPr>
          <w:rFonts w:ascii="Times New Roman" w:hAnsi="Times New Roman" w:cs="Times New Roman"/>
          <w:lang w:val="en-US"/>
        </w:rPr>
        <w:t xml:space="preserve"> Put your test image path</w:t>
      </w:r>
    </w:p>
    <w:p w14:paraId="2C8D620F" w14:textId="77777777" w:rsidR="008867F0" w:rsidRDefault="00A53D5C" w:rsidP="00191034">
      <w:pPr>
        <w:spacing w:line="360" w:lineRule="auto"/>
        <w:jc w:val="both"/>
        <w:rPr>
          <w:rFonts w:ascii="Times New Roman" w:hAnsi="Times New Roman" w:cs="Times New Roman"/>
          <w:lang w:val="en-US"/>
        </w:rPr>
      </w:pPr>
      <w:proofErr w:type="spellStart"/>
      <w:r w:rsidRPr="00A53D5C">
        <w:rPr>
          <w:rFonts w:ascii="Times New Roman" w:hAnsi="Times New Roman" w:cs="Times New Roman"/>
          <w:lang w:val="en-US"/>
        </w:rPr>
        <w:t>predict_image</w:t>
      </w:r>
      <w:proofErr w:type="spellEnd"/>
      <w:r w:rsidRPr="00A53D5C">
        <w:rPr>
          <w:rFonts w:ascii="Times New Roman" w:hAnsi="Times New Roman" w:cs="Times New Roman"/>
          <w:lang w:val="en-US"/>
        </w:rPr>
        <w:t>(</w:t>
      </w:r>
      <w:proofErr w:type="spellStart"/>
      <w:r w:rsidRPr="00A53D5C">
        <w:rPr>
          <w:rFonts w:ascii="Times New Roman" w:hAnsi="Times New Roman" w:cs="Times New Roman"/>
          <w:lang w:val="en-US"/>
        </w:rPr>
        <w:t>test_image</w:t>
      </w:r>
      <w:proofErr w:type="spellEnd"/>
      <w:r w:rsidRPr="00A53D5C">
        <w:rPr>
          <w:rFonts w:ascii="Times New Roman" w:hAnsi="Times New Roman" w:cs="Times New Roman"/>
          <w:lang w:val="en-US"/>
        </w:rPr>
        <w:t>)</w:t>
      </w:r>
    </w:p>
    <w:p w14:paraId="050A328B" w14:textId="1DC869BE" w:rsidR="00A11EDE" w:rsidRPr="00191034" w:rsidRDefault="00A11EDE" w:rsidP="00191034">
      <w:pPr>
        <w:spacing w:line="360" w:lineRule="auto"/>
        <w:jc w:val="both"/>
        <w:rPr>
          <w:rFonts w:ascii="Times New Roman" w:hAnsi="Times New Roman" w:cs="Times New Roman"/>
          <w:lang w:val="en-US"/>
        </w:rPr>
      </w:pPr>
      <w:r w:rsidRPr="00A11EDE">
        <w:rPr>
          <w:rFonts w:ascii="Times New Roman" w:hAnsi="Times New Roman" w:cs="Times New Roman"/>
          <w:b/>
          <w:bCs/>
          <w:sz w:val="28"/>
          <w:szCs w:val="28"/>
          <w:lang w:val="en-US"/>
        </w:rPr>
        <w:lastRenderedPageBreak/>
        <w:t>SYSTEM STUDY</w:t>
      </w:r>
    </w:p>
    <w:p w14:paraId="2705DE6D" w14:textId="756ED79F" w:rsidR="004A3FAC" w:rsidRPr="00A11EDE" w:rsidRDefault="004A3FAC" w:rsidP="000D4662">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9.</w:t>
      </w:r>
      <w:r w:rsidR="000F640F">
        <w:rPr>
          <w:rFonts w:ascii="Times New Roman" w:hAnsi="Times New Roman" w:cs="Times New Roman"/>
          <w:b/>
          <w:bCs/>
          <w:sz w:val="28"/>
          <w:szCs w:val="28"/>
          <w:lang w:val="en-US"/>
        </w:rPr>
        <w:t xml:space="preserve">1 </w:t>
      </w:r>
      <w:r>
        <w:rPr>
          <w:rFonts w:ascii="Times New Roman" w:hAnsi="Times New Roman" w:cs="Times New Roman"/>
          <w:b/>
          <w:bCs/>
          <w:sz w:val="28"/>
          <w:szCs w:val="28"/>
          <w:lang w:val="en-US"/>
        </w:rPr>
        <w:t>FEASIBILITY STUDY</w:t>
      </w:r>
    </w:p>
    <w:p w14:paraId="3FDBA20D" w14:textId="6D85E76D" w:rsidR="00720399" w:rsidRPr="00965D81" w:rsidRDefault="007224D4" w:rsidP="000D4662">
      <w:pPr>
        <w:spacing w:line="360" w:lineRule="auto"/>
        <w:jc w:val="both"/>
        <w:rPr>
          <w:rFonts w:ascii="Times New Roman" w:hAnsi="Times New Roman" w:cs="Times New Roman"/>
        </w:rPr>
      </w:pPr>
      <w:r w:rsidRPr="00965D81">
        <w:rPr>
          <w:rFonts w:ascii="Times New Roman" w:hAnsi="Times New Roman" w:cs="Times New Roman"/>
        </w:rPr>
        <w:t>A feasibility study evaluates the practicality and potential success of implementing the Transformer-based fake currency detection system. It covers technical, operational, economic, legal, and schedule-based dimensions to ensure the project is achievable and sustainable</w:t>
      </w:r>
      <w:r w:rsidR="00720399" w:rsidRPr="00965D81">
        <w:rPr>
          <w:rFonts w:ascii="Times New Roman" w:hAnsi="Times New Roman" w:cs="Times New Roman"/>
        </w:rPr>
        <w:t>.</w:t>
      </w:r>
    </w:p>
    <w:p w14:paraId="6192C6D5" w14:textId="34BFDF05" w:rsidR="00664C04" w:rsidRPr="00965D81" w:rsidRDefault="0059427E" w:rsidP="000D4662">
      <w:pPr>
        <w:spacing w:line="360" w:lineRule="auto"/>
        <w:jc w:val="both"/>
        <w:rPr>
          <w:rFonts w:ascii="Times New Roman" w:hAnsi="Times New Roman" w:cs="Times New Roman"/>
          <w:b/>
          <w:bCs/>
        </w:rPr>
      </w:pPr>
      <w:r w:rsidRPr="00965D81">
        <w:rPr>
          <w:rFonts w:ascii="Times New Roman" w:hAnsi="Times New Roman" w:cs="Times New Roman"/>
          <w:b/>
          <w:bCs/>
        </w:rPr>
        <w:t>9.1.1 FEASIBILITY STUDY FACTORS</w:t>
      </w:r>
    </w:p>
    <w:p w14:paraId="56E2CAF8" w14:textId="7EA8B2CD" w:rsidR="00664C04" w:rsidRPr="00664C04" w:rsidRDefault="00664C04" w:rsidP="000D4662">
      <w:pPr>
        <w:spacing w:line="360" w:lineRule="auto"/>
        <w:jc w:val="both"/>
        <w:rPr>
          <w:rFonts w:ascii="Times New Roman" w:hAnsi="Times New Roman" w:cs="Times New Roman"/>
          <w:b/>
          <w:bCs/>
        </w:rPr>
      </w:pPr>
      <w:proofErr w:type="gramStart"/>
      <w:r w:rsidRPr="00664C04">
        <w:rPr>
          <w:rFonts w:ascii="Times New Roman" w:hAnsi="Times New Roman" w:cs="Times New Roman"/>
          <w:b/>
          <w:bCs/>
        </w:rPr>
        <w:t xml:space="preserve">1 </w:t>
      </w:r>
      <w:r w:rsidR="0059427E">
        <w:rPr>
          <w:rFonts w:ascii="Times New Roman" w:hAnsi="Times New Roman" w:cs="Times New Roman"/>
          <w:b/>
          <w:bCs/>
        </w:rPr>
        <w:t>.</w:t>
      </w:r>
      <w:proofErr w:type="gramEnd"/>
      <w:r w:rsidR="00EF3881">
        <w:rPr>
          <w:rFonts w:ascii="Times New Roman" w:hAnsi="Times New Roman" w:cs="Times New Roman"/>
          <w:b/>
          <w:bCs/>
        </w:rPr>
        <w:t xml:space="preserve"> </w:t>
      </w:r>
      <w:r w:rsidRPr="00664C04">
        <w:rPr>
          <w:rFonts w:ascii="Times New Roman" w:hAnsi="Times New Roman" w:cs="Times New Roman"/>
          <w:b/>
          <w:bCs/>
        </w:rPr>
        <w:t>TECHNICAL FEASIBILITY</w:t>
      </w:r>
    </w:p>
    <w:p w14:paraId="3F1E5F05" w14:textId="77777777" w:rsidR="0013505D" w:rsidRPr="0013505D" w:rsidRDefault="0013505D" w:rsidP="0013505D">
      <w:pPr>
        <w:numPr>
          <w:ilvl w:val="0"/>
          <w:numId w:val="93"/>
        </w:numPr>
        <w:spacing w:line="360" w:lineRule="auto"/>
        <w:jc w:val="both"/>
        <w:rPr>
          <w:rFonts w:ascii="Times New Roman" w:hAnsi="Times New Roman" w:cs="Times New Roman"/>
        </w:rPr>
      </w:pPr>
      <w:r w:rsidRPr="0013505D">
        <w:rPr>
          <w:rFonts w:ascii="Times New Roman" w:hAnsi="Times New Roman" w:cs="Times New Roman"/>
          <w:b/>
          <w:bCs/>
        </w:rPr>
        <w:t>Technology Stack</w:t>
      </w:r>
      <w:r w:rsidRPr="0013505D">
        <w:rPr>
          <w:rFonts w:ascii="Times New Roman" w:hAnsi="Times New Roman" w:cs="Times New Roman"/>
        </w:rPr>
        <w:t xml:space="preserve">: Utilizes Python, </w:t>
      </w:r>
      <w:proofErr w:type="spellStart"/>
      <w:r w:rsidRPr="0013505D">
        <w:rPr>
          <w:rFonts w:ascii="Times New Roman" w:hAnsi="Times New Roman" w:cs="Times New Roman"/>
        </w:rPr>
        <w:t>PyTorch</w:t>
      </w:r>
      <w:proofErr w:type="spellEnd"/>
      <w:r w:rsidRPr="0013505D">
        <w:rPr>
          <w:rFonts w:ascii="Times New Roman" w:hAnsi="Times New Roman" w:cs="Times New Roman"/>
        </w:rPr>
        <w:t xml:space="preserve">, OpenCV, NumPy, pandas, and </w:t>
      </w:r>
      <w:proofErr w:type="spellStart"/>
      <w:r w:rsidRPr="0013505D">
        <w:rPr>
          <w:rFonts w:ascii="Times New Roman" w:hAnsi="Times New Roman" w:cs="Times New Roman"/>
        </w:rPr>
        <w:t>Streamlit</w:t>
      </w:r>
      <w:proofErr w:type="spellEnd"/>
      <w:r w:rsidRPr="0013505D">
        <w:rPr>
          <w:rFonts w:ascii="Times New Roman" w:hAnsi="Times New Roman" w:cs="Times New Roman"/>
        </w:rPr>
        <w:t xml:space="preserve"> for development and deployment, ensuring robust, maintainable, and well-documented code. </w:t>
      </w:r>
    </w:p>
    <w:p w14:paraId="0B300D39" w14:textId="77777777" w:rsidR="0013505D" w:rsidRPr="0013505D" w:rsidRDefault="0013505D" w:rsidP="0013505D">
      <w:pPr>
        <w:numPr>
          <w:ilvl w:val="0"/>
          <w:numId w:val="93"/>
        </w:numPr>
        <w:spacing w:line="360" w:lineRule="auto"/>
        <w:jc w:val="both"/>
        <w:rPr>
          <w:rFonts w:ascii="Times New Roman" w:hAnsi="Times New Roman" w:cs="Times New Roman"/>
        </w:rPr>
      </w:pPr>
      <w:r w:rsidRPr="0013505D">
        <w:rPr>
          <w:rFonts w:ascii="Times New Roman" w:hAnsi="Times New Roman" w:cs="Times New Roman"/>
          <w:b/>
          <w:bCs/>
        </w:rPr>
        <w:t>Model Scalability</w:t>
      </w:r>
      <w:r w:rsidRPr="0013505D">
        <w:rPr>
          <w:rFonts w:ascii="Times New Roman" w:hAnsi="Times New Roman" w:cs="Times New Roman"/>
        </w:rPr>
        <w:t xml:space="preserve">: Transformer-based architecture can be scaled by increasing encoder layers, attention heads, or embedding dimensions to detect more intricate counterfeit patterns. </w:t>
      </w:r>
    </w:p>
    <w:p w14:paraId="4D780558" w14:textId="77777777" w:rsidR="0013505D" w:rsidRPr="0013505D" w:rsidRDefault="0013505D" w:rsidP="0013505D">
      <w:pPr>
        <w:numPr>
          <w:ilvl w:val="0"/>
          <w:numId w:val="93"/>
        </w:numPr>
        <w:spacing w:line="360" w:lineRule="auto"/>
        <w:jc w:val="both"/>
        <w:rPr>
          <w:rFonts w:ascii="Times New Roman" w:hAnsi="Times New Roman" w:cs="Times New Roman"/>
        </w:rPr>
      </w:pPr>
      <w:r w:rsidRPr="0013505D">
        <w:rPr>
          <w:rFonts w:ascii="Times New Roman" w:hAnsi="Times New Roman" w:cs="Times New Roman"/>
          <w:b/>
          <w:bCs/>
        </w:rPr>
        <w:t>Data Handling</w:t>
      </w:r>
      <w:r w:rsidRPr="0013505D">
        <w:rPr>
          <w:rFonts w:ascii="Times New Roman" w:hAnsi="Times New Roman" w:cs="Times New Roman"/>
        </w:rPr>
        <w:t xml:space="preserve">: Capable of processing large datasets of currency images across different denominations and countries, using batch processing and GPU acceleration. </w:t>
      </w:r>
    </w:p>
    <w:p w14:paraId="1071DF4F" w14:textId="77777777" w:rsidR="0013505D" w:rsidRPr="0013505D" w:rsidRDefault="0013505D" w:rsidP="0013505D">
      <w:pPr>
        <w:numPr>
          <w:ilvl w:val="0"/>
          <w:numId w:val="93"/>
        </w:numPr>
        <w:spacing w:line="360" w:lineRule="auto"/>
        <w:jc w:val="both"/>
        <w:rPr>
          <w:rFonts w:ascii="Times New Roman" w:hAnsi="Times New Roman" w:cs="Times New Roman"/>
        </w:rPr>
      </w:pPr>
      <w:r w:rsidRPr="0013505D">
        <w:rPr>
          <w:rFonts w:ascii="Times New Roman" w:hAnsi="Times New Roman" w:cs="Times New Roman"/>
          <w:b/>
          <w:bCs/>
        </w:rPr>
        <w:t>Automation Potential</w:t>
      </w:r>
      <w:r w:rsidRPr="0013505D">
        <w:rPr>
          <w:rFonts w:ascii="Times New Roman" w:hAnsi="Times New Roman" w:cs="Times New Roman"/>
        </w:rPr>
        <w:t xml:space="preserve">: Preprocessing (image normalization, noise reduction), feature extraction, model training, and evaluation can be automated via Python scripts or pipeline tools. </w:t>
      </w:r>
    </w:p>
    <w:p w14:paraId="7B90811C" w14:textId="77777777" w:rsidR="0013505D" w:rsidRPr="0013505D" w:rsidRDefault="0013505D" w:rsidP="0013505D">
      <w:pPr>
        <w:spacing w:line="360" w:lineRule="auto"/>
        <w:jc w:val="both"/>
        <w:rPr>
          <w:rFonts w:ascii="Times New Roman" w:hAnsi="Times New Roman" w:cs="Times New Roman"/>
        </w:rPr>
      </w:pPr>
      <w:r w:rsidRPr="0013505D">
        <w:rPr>
          <w:rFonts w:ascii="Times New Roman" w:hAnsi="Times New Roman" w:cs="Times New Roman"/>
          <w:b/>
          <w:bCs/>
        </w:rPr>
        <w:t>Conclusion</w:t>
      </w:r>
      <w:r w:rsidRPr="0013505D">
        <w:rPr>
          <w:rFonts w:ascii="Times New Roman" w:hAnsi="Times New Roman" w:cs="Times New Roman"/>
        </w:rPr>
        <w:t>: Technically feasible with existing hardware and open-source tools, with potential to enhance accuracy and incorporate new currencies in the future.</w:t>
      </w:r>
    </w:p>
    <w:p w14:paraId="7E5DF9AC" w14:textId="5007B313" w:rsidR="00664C04" w:rsidRPr="00664C04" w:rsidRDefault="00664C04" w:rsidP="000D4662">
      <w:pPr>
        <w:spacing w:line="360" w:lineRule="auto"/>
        <w:jc w:val="both"/>
        <w:rPr>
          <w:rFonts w:ascii="Times New Roman" w:hAnsi="Times New Roman" w:cs="Times New Roman"/>
          <w:b/>
          <w:bCs/>
        </w:rPr>
      </w:pPr>
    </w:p>
    <w:p w14:paraId="764049C5" w14:textId="3C395618" w:rsidR="00664C04" w:rsidRPr="00664C04" w:rsidRDefault="00664C04" w:rsidP="000D4662">
      <w:pPr>
        <w:spacing w:line="360" w:lineRule="auto"/>
        <w:jc w:val="both"/>
        <w:rPr>
          <w:rFonts w:ascii="Times New Roman" w:hAnsi="Times New Roman" w:cs="Times New Roman"/>
          <w:b/>
          <w:bCs/>
        </w:rPr>
      </w:pPr>
      <w:proofErr w:type="gramStart"/>
      <w:r w:rsidRPr="00664C04">
        <w:rPr>
          <w:rFonts w:ascii="Times New Roman" w:hAnsi="Times New Roman" w:cs="Times New Roman"/>
          <w:b/>
          <w:bCs/>
        </w:rPr>
        <w:t xml:space="preserve">2 </w:t>
      </w:r>
      <w:r w:rsidR="00E56525">
        <w:rPr>
          <w:rFonts w:ascii="Times New Roman" w:hAnsi="Times New Roman" w:cs="Times New Roman"/>
          <w:b/>
          <w:bCs/>
        </w:rPr>
        <w:t>.</w:t>
      </w:r>
      <w:proofErr w:type="gramEnd"/>
      <w:r w:rsidR="00EF3881">
        <w:rPr>
          <w:rFonts w:ascii="Times New Roman" w:hAnsi="Times New Roman" w:cs="Times New Roman"/>
          <w:b/>
          <w:bCs/>
        </w:rPr>
        <w:t xml:space="preserve"> </w:t>
      </w:r>
      <w:r w:rsidRPr="00664C04">
        <w:rPr>
          <w:rFonts w:ascii="Times New Roman" w:hAnsi="Times New Roman" w:cs="Times New Roman"/>
          <w:b/>
          <w:bCs/>
        </w:rPr>
        <w:t>OPERATIONAL FEASIBILITY</w:t>
      </w:r>
    </w:p>
    <w:p w14:paraId="266DF221" w14:textId="77777777" w:rsidR="008E1CBA" w:rsidRPr="008E1CBA" w:rsidRDefault="008E1CBA" w:rsidP="008E1CBA">
      <w:pPr>
        <w:numPr>
          <w:ilvl w:val="0"/>
          <w:numId w:val="94"/>
        </w:numPr>
        <w:spacing w:line="360" w:lineRule="auto"/>
        <w:jc w:val="both"/>
        <w:rPr>
          <w:rFonts w:ascii="Times New Roman" w:hAnsi="Times New Roman" w:cs="Times New Roman"/>
        </w:rPr>
      </w:pPr>
      <w:r w:rsidRPr="008E1CBA">
        <w:rPr>
          <w:rFonts w:ascii="Times New Roman" w:hAnsi="Times New Roman" w:cs="Times New Roman"/>
          <w:b/>
          <w:bCs/>
        </w:rPr>
        <w:t>User Accessibility:</w:t>
      </w:r>
      <w:r w:rsidRPr="008E1CBA">
        <w:rPr>
          <w:rFonts w:ascii="Times New Roman" w:hAnsi="Times New Roman" w:cs="Times New Roman"/>
        </w:rPr>
        <w:t xml:space="preserve"> Deployment through </w:t>
      </w:r>
      <w:proofErr w:type="spellStart"/>
      <w:r w:rsidRPr="008E1CBA">
        <w:rPr>
          <w:rFonts w:ascii="Times New Roman" w:hAnsi="Times New Roman" w:cs="Times New Roman"/>
        </w:rPr>
        <w:t>Streamlit</w:t>
      </w:r>
      <w:proofErr w:type="spellEnd"/>
      <w:r w:rsidRPr="008E1CBA">
        <w:rPr>
          <w:rFonts w:ascii="Times New Roman" w:hAnsi="Times New Roman" w:cs="Times New Roman"/>
        </w:rPr>
        <w:t xml:space="preserve"> or a simple GUI enables non-technical users (e.g., bank staff, retailers) to use the system for real-time currency verification. </w:t>
      </w:r>
    </w:p>
    <w:p w14:paraId="62EEA0FF" w14:textId="77777777" w:rsidR="008E1CBA" w:rsidRPr="008E1CBA" w:rsidRDefault="008E1CBA" w:rsidP="008E1CBA">
      <w:pPr>
        <w:numPr>
          <w:ilvl w:val="0"/>
          <w:numId w:val="94"/>
        </w:numPr>
        <w:spacing w:line="360" w:lineRule="auto"/>
        <w:jc w:val="both"/>
        <w:rPr>
          <w:rFonts w:ascii="Times New Roman" w:hAnsi="Times New Roman" w:cs="Times New Roman"/>
        </w:rPr>
      </w:pPr>
      <w:r w:rsidRPr="008E1CBA">
        <w:rPr>
          <w:rFonts w:ascii="Times New Roman" w:hAnsi="Times New Roman" w:cs="Times New Roman"/>
          <w:b/>
          <w:bCs/>
        </w:rPr>
        <w:t>Deployment Options:</w:t>
      </w:r>
      <w:r w:rsidRPr="008E1CBA">
        <w:rPr>
          <w:rFonts w:ascii="Times New Roman" w:hAnsi="Times New Roman" w:cs="Times New Roman"/>
        </w:rPr>
        <w:t xml:space="preserve"> Can run on local machines, cloud-based platforms (Google </w:t>
      </w:r>
      <w:proofErr w:type="spellStart"/>
      <w:r w:rsidRPr="008E1CBA">
        <w:rPr>
          <w:rFonts w:ascii="Times New Roman" w:hAnsi="Times New Roman" w:cs="Times New Roman"/>
        </w:rPr>
        <w:t>Colab</w:t>
      </w:r>
      <w:proofErr w:type="spellEnd"/>
      <w:r w:rsidRPr="008E1CBA">
        <w:rPr>
          <w:rFonts w:ascii="Times New Roman" w:hAnsi="Times New Roman" w:cs="Times New Roman"/>
        </w:rPr>
        <w:t xml:space="preserve">, AWS), or embedded devices with GPU support. </w:t>
      </w:r>
    </w:p>
    <w:p w14:paraId="77A33BA3" w14:textId="77777777" w:rsidR="008E1CBA" w:rsidRPr="008E1CBA" w:rsidRDefault="008E1CBA" w:rsidP="008E1CBA">
      <w:pPr>
        <w:numPr>
          <w:ilvl w:val="0"/>
          <w:numId w:val="94"/>
        </w:numPr>
        <w:spacing w:line="360" w:lineRule="auto"/>
        <w:jc w:val="both"/>
        <w:rPr>
          <w:rFonts w:ascii="Times New Roman" w:hAnsi="Times New Roman" w:cs="Times New Roman"/>
        </w:rPr>
      </w:pPr>
      <w:r w:rsidRPr="008E1CBA">
        <w:rPr>
          <w:rFonts w:ascii="Times New Roman" w:hAnsi="Times New Roman" w:cs="Times New Roman"/>
          <w:b/>
          <w:bCs/>
        </w:rPr>
        <w:lastRenderedPageBreak/>
        <w:t>Monitoring and Maintenance:</w:t>
      </w:r>
      <w:r w:rsidRPr="008E1CBA">
        <w:rPr>
          <w:rFonts w:ascii="Times New Roman" w:hAnsi="Times New Roman" w:cs="Times New Roman"/>
        </w:rPr>
        <w:t xml:space="preserve"> Supports periodic retraining with updated currency images to improve detection accuracy. </w:t>
      </w:r>
    </w:p>
    <w:p w14:paraId="4C33D6B9" w14:textId="77777777" w:rsidR="008E1CBA" w:rsidRPr="008E1CBA" w:rsidRDefault="008E1CBA" w:rsidP="008E1CBA">
      <w:pPr>
        <w:numPr>
          <w:ilvl w:val="0"/>
          <w:numId w:val="94"/>
        </w:numPr>
        <w:spacing w:line="360" w:lineRule="auto"/>
        <w:jc w:val="both"/>
        <w:rPr>
          <w:rFonts w:ascii="Times New Roman" w:hAnsi="Times New Roman" w:cs="Times New Roman"/>
        </w:rPr>
      </w:pPr>
      <w:r w:rsidRPr="008E1CBA">
        <w:rPr>
          <w:rFonts w:ascii="Times New Roman" w:hAnsi="Times New Roman" w:cs="Times New Roman"/>
          <w:b/>
          <w:bCs/>
        </w:rPr>
        <w:t>Support for Extension:</w:t>
      </w:r>
      <w:r w:rsidRPr="008E1CBA">
        <w:rPr>
          <w:rFonts w:ascii="Times New Roman" w:hAnsi="Times New Roman" w:cs="Times New Roman"/>
        </w:rPr>
        <w:t xml:space="preserve"> New currency denominations or security features can be integrated without redesigning the system. </w:t>
      </w:r>
    </w:p>
    <w:p w14:paraId="7BC15071" w14:textId="77777777" w:rsidR="008E1CBA" w:rsidRPr="008E1CBA" w:rsidRDefault="008E1CBA" w:rsidP="008E1CBA">
      <w:pPr>
        <w:spacing w:line="360" w:lineRule="auto"/>
        <w:jc w:val="both"/>
        <w:rPr>
          <w:rFonts w:ascii="Times New Roman" w:hAnsi="Times New Roman" w:cs="Times New Roman"/>
        </w:rPr>
      </w:pPr>
      <w:r w:rsidRPr="008E1CBA">
        <w:rPr>
          <w:rFonts w:ascii="Times New Roman" w:hAnsi="Times New Roman" w:cs="Times New Roman"/>
          <w:b/>
          <w:bCs/>
        </w:rPr>
        <w:t>Conclusion:</w:t>
      </w:r>
      <w:r w:rsidRPr="008E1CBA">
        <w:rPr>
          <w:rFonts w:ascii="Times New Roman" w:hAnsi="Times New Roman" w:cs="Times New Roman"/>
        </w:rPr>
        <w:t xml:space="preserve"> Operationally sustainable, adaptable for real-world usage in banks, retail environments, or academic demonstrations.</w:t>
      </w:r>
    </w:p>
    <w:p w14:paraId="5D4C13BF" w14:textId="30864252" w:rsidR="00664C04" w:rsidRPr="00664C04" w:rsidRDefault="00664C04" w:rsidP="000D4662">
      <w:pPr>
        <w:spacing w:line="360" w:lineRule="auto"/>
        <w:jc w:val="both"/>
        <w:rPr>
          <w:rFonts w:ascii="Times New Roman" w:hAnsi="Times New Roman" w:cs="Times New Roman"/>
        </w:rPr>
      </w:pPr>
    </w:p>
    <w:p w14:paraId="4A9E6386" w14:textId="06BDD8F8" w:rsidR="00664C04" w:rsidRPr="00664C04" w:rsidRDefault="00664C04" w:rsidP="000D4662">
      <w:pPr>
        <w:spacing w:line="360" w:lineRule="auto"/>
        <w:jc w:val="both"/>
        <w:rPr>
          <w:rFonts w:ascii="Times New Roman" w:hAnsi="Times New Roman" w:cs="Times New Roman"/>
          <w:b/>
          <w:bCs/>
        </w:rPr>
      </w:pPr>
      <w:proofErr w:type="gramStart"/>
      <w:r w:rsidRPr="00664C04">
        <w:rPr>
          <w:rFonts w:ascii="Times New Roman" w:hAnsi="Times New Roman" w:cs="Times New Roman"/>
          <w:b/>
          <w:bCs/>
        </w:rPr>
        <w:t xml:space="preserve">3 </w:t>
      </w:r>
      <w:r w:rsidR="00E56525">
        <w:rPr>
          <w:rFonts w:ascii="Times New Roman" w:hAnsi="Times New Roman" w:cs="Times New Roman"/>
          <w:b/>
          <w:bCs/>
        </w:rPr>
        <w:t>.</w:t>
      </w:r>
      <w:proofErr w:type="gramEnd"/>
      <w:r w:rsidR="00EF3881">
        <w:rPr>
          <w:rFonts w:ascii="Times New Roman" w:hAnsi="Times New Roman" w:cs="Times New Roman"/>
          <w:b/>
          <w:bCs/>
        </w:rPr>
        <w:t xml:space="preserve"> </w:t>
      </w:r>
      <w:r w:rsidRPr="00664C04">
        <w:rPr>
          <w:rFonts w:ascii="Times New Roman" w:hAnsi="Times New Roman" w:cs="Times New Roman"/>
          <w:b/>
          <w:bCs/>
        </w:rPr>
        <w:t>ECONOMIC FEASIBILITY</w:t>
      </w:r>
    </w:p>
    <w:p w14:paraId="647AF3B2" w14:textId="77777777" w:rsidR="00380BBE" w:rsidRPr="00380BBE" w:rsidRDefault="00380BBE" w:rsidP="00380BBE">
      <w:pPr>
        <w:numPr>
          <w:ilvl w:val="0"/>
          <w:numId w:val="95"/>
        </w:numPr>
        <w:spacing w:line="360" w:lineRule="auto"/>
        <w:jc w:val="both"/>
        <w:rPr>
          <w:rFonts w:ascii="Times New Roman" w:hAnsi="Times New Roman" w:cs="Times New Roman"/>
        </w:rPr>
      </w:pPr>
      <w:r w:rsidRPr="00380BBE">
        <w:rPr>
          <w:rFonts w:ascii="Times New Roman" w:hAnsi="Times New Roman" w:cs="Times New Roman"/>
          <w:b/>
          <w:bCs/>
        </w:rPr>
        <w:t>Cost of Development:</w:t>
      </w:r>
      <w:r w:rsidRPr="00380BBE">
        <w:rPr>
          <w:rFonts w:ascii="Times New Roman" w:hAnsi="Times New Roman" w:cs="Times New Roman"/>
        </w:rPr>
        <w:t xml:space="preserve"> Open-source libraries eliminate licensing fees; development cost mainly involves computing resources and developer effort. </w:t>
      </w:r>
    </w:p>
    <w:p w14:paraId="5BE3DCB6" w14:textId="77777777" w:rsidR="00380BBE" w:rsidRPr="00380BBE" w:rsidRDefault="00380BBE" w:rsidP="00380BBE">
      <w:pPr>
        <w:numPr>
          <w:ilvl w:val="0"/>
          <w:numId w:val="95"/>
        </w:numPr>
        <w:spacing w:line="360" w:lineRule="auto"/>
        <w:jc w:val="both"/>
        <w:rPr>
          <w:rFonts w:ascii="Times New Roman" w:hAnsi="Times New Roman" w:cs="Times New Roman"/>
        </w:rPr>
      </w:pPr>
      <w:r w:rsidRPr="00380BBE">
        <w:rPr>
          <w:rFonts w:ascii="Times New Roman" w:hAnsi="Times New Roman" w:cs="Times New Roman"/>
          <w:b/>
          <w:bCs/>
        </w:rPr>
        <w:t>Execution Environment:</w:t>
      </w:r>
      <w:r w:rsidRPr="00380BBE">
        <w:rPr>
          <w:rFonts w:ascii="Times New Roman" w:hAnsi="Times New Roman" w:cs="Times New Roman"/>
        </w:rPr>
        <w:t xml:space="preserve"> Compatible with free platforms such as Google </w:t>
      </w:r>
      <w:proofErr w:type="spellStart"/>
      <w:r w:rsidRPr="00380BBE">
        <w:rPr>
          <w:rFonts w:ascii="Times New Roman" w:hAnsi="Times New Roman" w:cs="Times New Roman"/>
        </w:rPr>
        <w:t>Colab</w:t>
      </w:r>
      <w:proofErr w:type="spellEnd"/>
      <w:r w:rsidRPr="00380BBE">
        <w:rPr>
          <w:rFonts w:ascii="Times New Roman" w:hAnsi="Times New Roman" w:cs="Times New Roman"/>
        </w:rPr>
        <w:t xml:space="preserve">, or low-cost GPU servers for higher efficiency. </w:t>
      </w:r>
    </w:p>
    <w:p w14:paraId="4F972548" w14:textId="77777777" w:rsidR="00380BBE" w:rsidRPr="00380BBE" w:rsidRDefault="00380BBE" w:rsidP="00380BBE">
      <w:pPr>
        <w:numPr>
          <w:ilvl w:val="0"/>
          <w:numId w:val="95"/>
        </w:numPr>
        <w:spacing w:line="360" w:lineRule="auto"/>
        <w:jc w:val="both"/>
        <w:rPr>
          <w:rFonts w:ascii="Times New Roman" w:hAnsi="Times New Roman" w:cs="Times New Roman"/>
        </w:rPr>
      </w:pPr>
      <w:r w:rsidRPr="00380BBE">
        <w:rPr>
          <w:rFonts w:ascii="Times New Roman" w:hAnsi="Times New Roman" w:cs="Times New Roman"/>
          <w:b/>
          <w:bCs/>
        </w:rPr>
        <w:t>Resource Optimization:</w:t>
      </w:r>
      <w:r w:rsidRPr="00380BBE">
        <w:rPr>
          <w:rFonts w:ascii="Times New Roman" w:hAnsi="Times New Roman" w:cs="Times New Roman"/>
        </w:rPr>
        <w:t xml:space="preserve"> GPU acceleration reduces training time, and modular preprocessing reduces redundant coding efforts. </w:t>
      </w:r>
    </w:p>
    <w:p w14:paraId="747E1BF6" w14:textId="77777777" w:rsidR="00380BBE" w:rsidRPr="00380BBE" w:rsidRDefault="00380BBE" w:rsidP="00380BBE">
      <w:pPr>
        <w:numPr>
          <w:ilvl w:val="0"/>
          <w:numId w:val="95"/>
        </w:numPr>
        <w:spacing w:line="360" w:lineRule="auto"/>
        <w:jc w:val="both"/>
        <w:rPr>
          <w:rFonts w:ascii="Times New Roman" w:hAnsi="Times New Roman" w:cs="Times New Roman"/>
        </w:rPr>
      </w:pPr>
      <w:r w:rsidRPr="00380BBE">
        <w:rPr>
          <w:rFonts w:ascii="Times New Roman" w:hAnsi="Times New Roman" w:cs="Times New Roman"/>
          <w:b/>
          <w:bCs/>
        </w:rPr>
        <w:t>Low Maintenance Cost:</w:t>
      </w:r>
      <w:r w:rsidRPr="00380BBE">
        <w:rPr>
          <w:rFonts w:ascii="Times New Roman" w:hAnsi="Times New Roman" w:cs="Times New Roman"/>
        </w:rPr>
        <w:t xml:space="preserve"> Occasional retraining and dataset updates require minimal resources. </w:t>
      </w:r>
    </w:p>
    <w:p w14:paraId="2503A049" w14:textId="77777777" w:rsidR="00380BBE" w:rsidRPr="00380BBE" w:rsidRDefault="00380BBE" w:rsidP="00380BBE">
      <w:pPr>
        <w:spacing w:line="360" w:lineRule="auto"/>
        <w:jc w:val="both"/>
        <w:rPr>
          <w:rFonts w:ascii="Times New Roman" w:hAnsi="Times New Roman" w:cs="Times New Roman"/>
        </w:rPr>
      </w:pPr>
      <w:r w:rsidRPr="00380BBE">
        <w:rPr>
          <w:rFonts w:ascii="Times New Roman" w:hAnsi="Times New Roman" w:cs="Times New Roman"/>
          <w:b/>
          <w:bCs/>
        </w:rPr>
        <w:t>Conclusion:</w:t>
      </w:r>
      <w:r w:rsidRPr="00380BBE">
        <w:rPr>
          <w:rFonts w:ascii="Times New Roman" w:hAnsi="Times New Roman" w:cs="Times New Roman"/>
        </w:rPr>
        <w:t xml:space="preserve"> Highly cost-effective and feasible for academic, research, or small-scale enterprise deployment.</w:t>
      </w:r>
    </w:p>
    <w:p w14:paraId="012C94DC" w14:textId="29AB20ED" w:rsidR="00664C04" w:rsidRPr="00664C04" w:rsidRDefault="00664C04" w:rsidP="000D4662">
      <w:pPr>
        <w:spacing w:line="360" w:lineRule="auto"/>
        <w:jc w:val="both"/>
        <w:rPr>
          <w:rFonts w:ascii="Times New Roman" w:hAnsi="Times New Roman" w:cs="Times New Roman"/>
        </w:rPr>
      </w:pPr>
    </w:p>
    <w:p w14:paraId="26577086" w14:textId="66C3F5E9" w:rsidR="00664C04" w:rsidRPr="00664C04" w:rsidRDefault="00664C04" w:rsidP="000D4662">
      <w:pPr>
        <w:spacing w:line="360" w:lineRule="auto"/>
        <w:jc w:val="both"/>
        <w:rPr>
          <w:rFonts w:ascii="Times New Roman" w:hAnsi="Times New Roman" w:cs="Times New Roman"/>
          <w:b/>
          <w:bCs/>
        </w:rPr>
      </w:pPr>
      <w:proofErr w:type="gramStart"/>
      <w:r w:rsidRPr="00664C04">
        <w:rPr>
          <w:rFonts w:ascii="Times New Roman" w:hAnsi="Times New Roman" w:cs="Times New Roman"/>
          <w:b/>
          <w:bCs/>
        </w:rPr>
        <w:t xml:space="preserve">4 </w:t>
      </w:r>
      <w:r w:rsidR="00C13B67">
        <w:rPr>
          <w:rFonts w:ascii="Times New Roman" w:hAnsi="Times New Roman" w:cs="Times New Roman"/>
          <w:b/>
          <w:bCs/>
        </w:rPr>
        <w:t>.</w:t>
      </w:r>
      <w:proofErr w:type="gramEnd"/>
      <w:r w:rsidR="00EF3881">
        <w:rPr>
          <w:rFonts w:ascii="Times New Roman" w:hAnsi="Times New Roman" w:cs="Times New Roman"/>
          <w:b/>
          <w:bCs/>
        </w:rPr>
        <w:t xml:space="preserve"> </w:t>
      </w:r>
      <w:r w:rsidRPr="00664C04">
        <w:rPr>
          <w:rFonts w:ascii="Times New Roman" w:hAnsi="Times New Roman" w:cs="Times New Roman"/>
          <w:b/>
          <w:bCs/>
        </w:rPr>
        <w:t>LEGAL FEASIBILITY</w:t>
      </w:r>
    </w:p>
    <w:p w14:paraId="00AF9C20" w14:textId="77777777" w:rsidR="00380BBE" w:rsidRPr="00380BBE" w:rsidRDefault="00380BBE" w:rsidP="00380BBE">
      <w:pPr>
        <w:numPr>
          <w:ilvl w:val="0"/>
          <w:numId w:val="96"/>
        </w:numPr>
        <w:spacing w:line="360" w:lineRule="auto"/>
        <w:jc w:val="both"/>
        <w:rPr>
          <w:rFonts w:ascii="Times New Roman" w:hAnsi="Times New Roman" w:cs="Times New Roman"/>
        </w:rPr>
      </w:pPr>
      <w:r w:rsidRPr="00380BBE">
        <w:rPr>
          <w:rFonts w:ascii="Times New Roman" w:hAnsi="Times New Roman" w:cs="Times New Roman"/>
          <w:b/>
          <w:bCs/>
        </w:rPr>
        <w:t>Data Source Licensing</w:t>
      </w:r>
      <w:r w:rsidRPr="00380BBE">
        <w:rPr>
          <w:rFonts w:ascii="Times New Roman" w:hAnsi="Times New Roman" w:cs="Times New Roman"/>
        </w:rPr>
        <w:t xml:space="preserve">: Currency image datasets for academic research are freely available or can be captured in compliance with regulations. </w:t>
      </w:r>
    </w:p>
    <w:p w14:paraId="6C052FF8" w14:textId="77777777" w:rsidR="00380BBE" w:rsidRPr="00380BBE" w:rsidRDefault="00380BBE" w:rsidP="00380BBE">
      <w:pPr>
        <w:numPr>
          <w:ilvl w:val="0"/>
          <w:numId w:val="96"/>
        </w:numPr>
        <w:spacing w:line="360" w:lineRule="auto"/>
        <w:jc w:val="both"/>
        <w:rPr>
          <w:rFonts w:ascii="Times New Roman" w:hAnsi="Times New Roman" w:cs="Times New Roman"/>
        </w:rPr>
      </w:pPr>
      <w:r w:rsidRPr="00380BBE">
        <w:rPr>
          <w:rFonts w:ascii="Times New Roman" w:hAnsi="Times New Roman" w:cs="Times New Roman"/>
          <w:b/>
          <w:bCs/>
        </w:rPr>
        <w:t>Library Licensing</w:t>
      </w:r>
      <w:r w:rsidRPr="00380BBE">
        <w:rPr>
          <w:rFonts w:ascii="Times New Roman" w:hAnsi="Times New Roman" w:cs="Times New Roman"/>
        </w:rPr>
        <w:t xml:space="preserve">: </w:t>
      </w:r>
      <w:proofErr w:type="spellStart"/>
      <w:r w:rsidRPr="00380BBE">
        <w:rPr>
          <w:rFonts w:ascii="Times New Roman" w:hAnsi="Times New Roman" w:cs="Times New Roman"/>
        </w:rPr>
        <w:t>PyTorch</w:t>
      </w:r>
      <w:proofErr w:type="spellEnd"/>
      <w:r w:rsidRPr="00380BBE">
        <w:rPr>
          <w:rFonts w:ascii="Times New Roman" w:hAnsi="Times New Roman" w:cs="Times New Roman"/>
        </w:rPr>
        <w:t xml:space="preserve">, OpenCV, NumPy, and </w:t>
      </w:r>
      <w:proofErr w:type="spellStart"/>
      <w:r w:rsidRPr="00380BBE">
        <w:rPr>
          <w:rFonts w:ascii="Times New Roman" w:hAnsi="Times New Roman" w:cs="Times New Roman"/>
        </w:rPr>
        <w:t>Streamlit</w:t>
      </w:r>
      <w:proofErr w:type="spellEnd"/>
      <w:r w:rsidRPr="00380BBE">
        <w:rPr>
          <w:rFonts w:ascii="Times New Roman" w:hAnsi="Times New Roman" w:cs="Times New Roman"/>
        </w:rPr>
        <w:t xml:space="preserve"> are open-source under permissive licenses (MIT/BSD). </w:t>
      </w:r>
    </w:p>
    <w:p w14:paraId="1E0E2DB7" w14:textId="77777777" w:rsidR="00380BBE" w:rsidRPr="00380BBE" w:rsidRDefault="00380BBE" w:rsidP="00380BBE">
      <w:pPr>
        <w:numPr>
          <w:ilvl w:val="0"/>
          <w:numId w:val="96"/>
        </w:numPr>
        <w:spacing w:line="360" w:lineRule="auto"/>
        <w:jc w:val="both"/>
        <w:rPr>
          <w:rFonts w:ascii="Times New Roman" w:hAnsi="Times New Roman" w:cs="Times New Roman"/>
        </w:rPr>
      </w:pPr>
      <w:r w:rsidRPr="00380BBE">
        <w:rPr>
          <w:rFonts w:ascii="Times New Roman" w:hAnsi="Times New Roman" w:cs="Times New Roman"/>
          <w:b/>
          <w:bCs/>
        </w:rPr>
        <w:t>Data Privacy</w:t>
      </w:r>
      <w:r w:rsidRPr="00380BBE">
        <w:rPr>
          <w:rFonts w:ascii="Times New Roman" w:hAnsi="Times New Roman" w:cs="Times New Roman"/>
        </w:rPr>
        <w:t xml:space="preserve">: The system does not handle personal or sensitive information; it only processes images of currency. </w:t>
      </w:r>
    </w:p>
    <w:p w14:paraId="20FC84CC" w14:textId="77777777" w:rsidR="00380BBE" w:rsidRPr="00380BBE" w:rsidRDefault="00380BBE" w:rsidP="00380BBE">
      <w:pPr>
        <w:numPr>
          <w:ilvl w:val="0"/>
          <w:numId w:val="96"/>
        </w:numPr>
        <w:spacing w:line="360" w:lineRule="auto"/>
        <w:jc w:val="both"/>
        <w:rPr>
          <w:rFonts w:ascii="Times New Roman" w:hAnsi="Times New Roman" w:cs="Times New Roman"/>
        </w:rPr>
      </w:pPr>
      <w:r w:rsidRPr="00380BBE">
        <w:rPr>
          <w:rFonts w:ascii="Times New Roman" w:hAnsi="Times New Roman" w:cs="Times New Roman"/>
          <w:b/>
          <w:bCs/>
        </w:rPr>
        <w:lastRenderedPageBreak/>
        <w:t>Export Compliance</w:t>
      </w:r>
      <w:r w:rsidRPr="00380BBE">
        <w:rPr>
          <w:rFonts w:ascii="Times New Roman" w:hAnsi="Times New Roman" w:cs="Times New Roman"/>
        </w:rPr>
        <w:t xml:space="preserve">: No restrictions in sharing or deploying the system in open-source repositories like GitHub. </w:t>
      </w:r>
    </w:p>
    <w:p w14:paraId="127F4C3F" w14:textId="77777777" w:rsidR="00380BBE" w:rsidRPr="00380BBE" w:rsidRDefault="00380BBE" w:rsidP="00380BBE">
      <w:pPr>
        <w:spacing w:line="360" w:lineRule="auto"/>
        <w:jc w:val="both"/>
        <w:rPr>
          <w:rFonts w:ascii="Times New Roman" w:hAnsi="Times New Roman" w:cs="Times New Roman"/>
        </w:rPr>
      </w:pPr>
      <w:r w:rsidRPr="00380BBE">
        <w:rPr>
          <w:rFonts w:ascii="Times New Roman" w:hAnsi="Times New Roman" w:cs="Times New Roman"/>
          <w:b/>
          <w:bCs/>
        </w:rPr>
        <w:t>Conclusion</w:t>
      </w:r>
      <w:r w:rsidRPr="00380BBE">
        <w:rPr>
          <w:rFonts w:ascii="Times New Roman" w:hAnsi="Times New Roman" w:cs="Times New Roman"/>
        </w:rPr>
        <w:t>: No legal or regulatory barriers exist for developing or distributing the fake currency detection system.</w:t>
      </w:r>
    </w:p>
    <w:p w14:paraId="52BA7AB1" w14:textId="746BCDD2" w:rsidR="00664C04" w:rsidRPr="00664C04" w:rsidRDefault="00664C04" w:rsidP="000D4662">
      <w:pPr>
        <w:spacing w:line="360" w:lineRule="auto"/>
        <w:jc w:val="both"/>
        <w:rPr>
          <w:rFonts w:ascii="Times New Roman" w:hAnsi="Times New Roman" w:cs="Times New Roman"/>
          <w:b/>
          <w:bCs/>
        </w:rPr>
      </w:pPr>
      <w:proofErr w:type="gramStart"/>
      <w:r w:rsidRPr="00664C04">
        <w:rPr>
          <w:rFonts w:ascii="Times New Roman" w:hAnsi="Times New Roman" w:cs="Times New Roman"/>
          <w:b/>
          <w:bCs/>
        </w:rPr>
        <w:t xml:space="preserve">5 </w:t>
      </w:r>
      <w:r w:rsidR="00C13B67">
        <w:rPr>
          <w:rFonts w:ascii="Times New Roman" w:hAnsi="Times New Roman" w:cs="Times New Roman"/>
          <w:b/>
          <w:bCs/>
        </w:rPr>
        <w:t>.</w:t>
      </w:r>
      <w:proofErr w:type="gramEnd"/>
      <w:r w:rsidR="00EF3881">
        <w:rPr>
          <w:rFonts w:ascii="Times New Roman" w:hAnsi="Times New Roman" w:cs="Times New Roman"/>
          <w:b/>
          <w:bCs/>
        </w:rPr>
        <w:t xml:space="preserve"> </w:t>
      </w:r>
      <w:r w:rsidRPr="00664C04">
        <w:rPr>
          <w:rFonts w:ascii="Times New Roman" w:hAnsi="Times New Roman" w:cs="Times New Roman"/>
          <w:b/>
          <w:bCs/>
        </w:rPr>
        <w:t>SCHEDULE FEASIBILITY</w:t>
      </w:r>
    </w:p>
    <w:p w14:paraId="03C2D4C7" w14:textId="77777777" w:rsidR="00C525F2" w:rsidRPr="00C525F2" w:rsidRDefault="00C525F2" w:rsidP="00C525F2">
      <w:pPr>
        <w:numPr>
          <w:ilvl w:val="0"/>
          <w:numId w:val="97"/>
        </w:numPr>
        <w:spacing w:line="360" w:lineRule="auto"/>
        <w:jc w:val="both"/>
        <w:rPr>
          <w:rFonts w:ascii="Times New Roman" w:hAnsi="Times New Roman" w:cs="Times New Roman"/>
        </w:rPr>
      </w:pPr>
      <w:r w:rsidRPr="00C525F2">
        <w:rPr>
          <w:rFonts w:ascii="Times New Roman" w:hAnsi="Times New Roman" w:cs="Times New Roman"/>
          <w:b/>
          <w:bCs/>
        </w:rPr>
        <w:t>Project Duration:</w:t>
      </w:r>
      <w:r w:rsidRPr="00C525F2">
        <w:rPr>
          <w:rFonts w:ascii="Times New Roman" w:hAnsi="Times New Roman" w:cs="Times New Roman"/>
        </w:rPr>
        <w:t xml:space="preserve"> Estimated completion within 4–6 weeks. </w:t>
      </w:r>
    </w:p>
    <w:p w14:paraId="646998C1" w14:textId="77777777" w:rsidR="00C525F2" w:rsidRPr="00C525F2" w:rsidRDefault="00C525F2" w:rsidP="00C525F2">
      <w:pPr>
        <w:numPr>
          <w:ilvl w:val="0"/>
          <w:numId w:val="97"/>
        </w:numPr>
        <w:spacing w:line="360" w:lineRule="auto"/>
        <w:jc w:val="both"/>
        <w:rPr>
          <w:rFonts w:ascii="Times New Roman" w:hAnsi="Times New Roman" w:cs="Times New Roman"/>
        </w:rPr>
      </w:pPr>
      <w:r w:rsidRPr="00C525F2">
        <w:rPr>
          <w:rFonts w:ascii="Times New Roman" w:hAnsi="Times New Roman" w:cs="Times New Roman"/>
          <w:b/>
          <w:bCs/>
        </w:rPr>
        <w:t>Milestone Planning:</w:t>
      </w:r>
      <w:r w:rsidRPr="00C525F2">
        <w:rPr>
          <w:rFonts w:ascii="Times New Roman" w:hAnsi="Times New Roman" w:cs="Times New Roman"/>
        </w:rPr>
        <w:t xml:space="preserve"> </w:t>
      </w:r>
    </w:p>
    <w:p w14:paraId="42160260" w14:textId="77777777" w:rsidR="00C525F2" w:rsidRPr="00C525F2" w:rsidRDefault="00C525F2" w:rsidP="00C525F2">
      <w:pPr>
        <w:numPr>
          <w:ilvl w:val="1"/>
          <w:numId w:val="97"/>
        </w:numPr>
        <w:spacing w:line="360" w:lineRule="auto"/>
        <w:jc w:val="both"/>
        <w:rPr>
          <w:rFonts w:ascii="Times New Roman" w:hAnsi="Times New Roman" w:cs="Times New Roman"/>
        </w:rPr>
      </w:pPr>
      <w:r w:rsidRPr="00C525F2">
        <w:rPr>
          <w:rFonts w:ascii="Times New Roman" w:hAnsi="Times New Roman" w:cs="Times New Roman"/>
          <w:b/>
          <w:bCs/>
        </w:rPr>
        <w:t>Week 1:</w:t>
      </w:r>
      <w:r w:rsidRPr="00C525F2">
        <w:rPr>
          <w:rFonts w:ascii="Times New Roman" w:hAnsi="Times New Roman" w:cs="Times New Roman"/>
        </w:rPr>
        <w:t xml:space="preserve"> Requirement analysis, data collection, and exploratory image analysis </w:t>
      </w:r>
    </w:p>
    <w:p w14:paraId="6165E3AE" w14:textId="77777777" w:rsidR="00C525F2" w:rsidRPr="00C525F2" w:rsidRDefault="00C525F2" w:rsidP="00C525F2">
      <w:pPr>
        <w:numPr>
          <w:ilvl w:val="1"/>
          <w:numId w:val="97"/>
        </w:numPr>
        <w:spacing w:line="360" w:lineRule="auto"/>
        <w:jc w:val="both"/>
        <w:rPr>
          <w:rFonts w:ascii="Times New Roman" w:hAnsi="Times New Roman" w:cs="Times New Roman"/>
        </w:rPr>
      </w:pPr>
      <w:r w:rsidRPr="00C525F2">
        <w:rPr>
          <w:rFonts w:ascii="Times New Roman" w:hAnsi="Times New Roman" w:cs="Times New Roman"/>
          <w:b/>
          <w:bCs/>
        </w:rPr>
        <w:t>Week 2:</w:t>
      </w:r>
      <w:r w:rsidRPr="00C525F2">
        <w:rPr>
          <w:rFonts w:ascii="Times New Roman" w:hAnsi="Times New Roman" w:cs="Times New Roman"/>
        </w:rPr>
        <w:t xml:space="preserve"> Preprocessing (noise removal, normalization), feature extraction </w:t>
      </w:r>
    </w:p>
    <w:p w14:paraId="1CDC7D01" w14:textId="77777777" w:rsidR="00C525F2" w:rsidRPr="00C525F2" w:rsidRDefault="00C525F2" w:rsidP="00C525F2">
      <w:pPr>
        <w:numPr>
          <w:ilvl w:val="1"/>
          <w:numId w:val="97"/>
        </w:numPr>
        <w:spacing w:line="360" w:lineRule="auto"/>
        <w:jc w:val="both"/>
        <w:rPr>
          <w:rFonts w:ascii="Times New Roman" w:hAnsi="Times New Roman" w:cs="Times New Roman"/>
        </w:rPr>
      </w:pPr>
      <w:r w:rsidRPr="00C525F2">
        <w:rPr>
          <w:rFonts w:ascii="Times New Roman" w:hAnsi="Times New Roman" w:cs="Times New Roman"/>
          <w:b/>
          <w:bCs/>
        </w:rPr>
        <w:t>Week 3:</w:t>
      </w:r>
      <w:r w:rsidRPr="00C525F2">
        <w:rPr>
          <w:rFonts w:ascii="Times New Roman" w:hAnsi="Times New Roman" w:cs="Times New Roman"/>
        </w:rPr>
        <w:t xml:space="preserve"> Transformer model implementation and initial training </w:t>
      </w:r>
    </w:p>
    <w:p w14:paraId="51B44D54" w14:textId="77777777" w:rsidR="00C525F2" w:rsidRPr="00C525F2" w:rsidRDefault="00C525F2" w:rsidP="00C525F2">
      <w:pPr>
        <w:numPr>
          <w:ilvl w:val="1"/>
          <w:numId w:val="97"/>
        </w:numPr>
        <w:spacing w:line="360" w:lineRule="auto"/>
        <w:jc w:val="both"/>
        <w:rPr>
          <w:rFonts w:ascii="Times New Roman" w:hAnsi="Times New Roman" w:cs="Times New Roman"/>
        </w:rPr>
      </w:pPr>
      <w:r w:rsidRPr="00C525F2">
        <w:rPr>
          <w:rFonts w:ascii="Times New Roman" w:hAnsi="Times New Roman" w:cs="Times New Roman"/>
          <w:b/>
          <w:bCs/>
        </w:rPr>
        <w:t>Week 4:</w:t>
      </w:r>
      <w:r w:rsidRPr="00C525F2">
        <w:rPr>
          <w:rFonts w:ascii="Times New Roman" w:hAnsi="Times New Roman" w:cs="Times New Roman"/>
        </w:rPr>
        <w:t xml:space="preserve"> Model evaluation, hyperparameter tuning, performance testing </w:t>
      </w:r>
    </w:p>
    <w:p w14:paraId="0D0771AD" w14:textId="77777777" w:rsidR="00C525F2" w:rsidRPr="00C525F2" w:rsidRDefault="00C525F2" w:rsidP="00C525F2">
      <w:pPr>
        <w:numPr>
          <w:ilvl w:val="1"/>
          <w:numId w:val="97"/>
        </w:numPr>
        <w:spacing w:line="360" w:lineRule="auto"/>
        <w:jc w:val="both"/>
        <w:rPr>
          <w:rFonts w:ascii="Times New Roman" w:hAnsi="Times New Roman" w:cs="Times New Roman"/>
        </w:rPr>
      </w:pPr>
      <w:r w:rsidRPr="00C525F2">
        <w:rPr>
          <w:rFonts w:ascii="Times New Roman" w:hAnsi="Times New Roman" w:cs="Times New Roman"/>
          <w:b/>
          <w:bCs/>
        </w:rPr>
        <w:t>Week 5:</w:t>
      </w:r>
      <w:r w:rsidRPr="00C525F2">
        <w:rPr>
          <w:rFonts w:ascii="Times New Roman" w:hAnsi="Times New Roman" w:cs="Times New Roman"/>
        </w:rPr>
        <w:t xml:space="preserve"> GUI/</w:t>
      </w:r>
      <w:proofErr w:type="spellStart"/>
      <w:r w:rsidRPr="00C525F2">
        <w:rPr>
          <w:rFonts w:ascii="Times New Roman" w:hAnsi="Times New Roman" w:cs="Times New Roman"/>
        </w:rPr>
        <w:t>Streamlit</w:t>
      </w:r>
      <w:proofErr w:type="spellEnd"/>
      <w:r w:rsidRPr="00C525F2">
        <w:rPr>
          <w:rFonts w:ascii="Times New Roman" w:hAnsi="Times New Roman" w:cs="Times New Roman"/>
        </w:rPr>
        <w:t xml:space="preserve"> deployment, real-time testing </w:t>
      </w:r>
    </w:p>
    <w:p w14:paraId="71A0AB5F" w14:textId="77777777" w:rsidR="00C525F2" w:rsidRPr="00C525F2" w:rsidRDefault="00C525F2" w:rsidP="00C525F2">
      <w:pPr>
        <w:numPr>
          <w:ilvl w:val="0"/>
          <w:numId w:val="97"/>
        </w:numPr>
        <w:spacing w:line="360" w:lineRule="auto"/>
        <w:jc w:val="both"/>
        <w:rPr>
          <w:rFonts w:ascii="Times New Roman" w:hAnsi="Times New Roman" w:cs="Times New Roman"/>
        </w:rPr>
      </w:pPr>
      <w:r w:rsidRPr="00C525F2">
        <w:rPr>
          <w:rFonts w:ascii="Times New Roman" w:hAnsi="Times New Roman" w:cs="Times New Roman"/>
          <w:b/>
          <w:bCs/>
        </w:rPr>
        <w:t>Risk Management:</w:t>
      </w:r>
      <w:r w:rsidRPr="00C525F2">
        <w:rPr>
          <w:rFonts w:ascii="Times New Roman" w:hAnsi="Times New Roman" w:cs="Times New Roman"/>
        </w:rPr>
        <w:t xml:space="preserve"> Backup plans include switching to CNN or hybrid CNN-Transformer models if detection accuracy is insufficient. </w:t>
      </w:r>
    </w:p>
    <w:p w14:paraId="3BDB5E30" w14:textId="77777777" w:rsidR="00C525F2" w:rsidRPr="00C525F2" w:rsidRDefault="00C525F2" w:rsidP="00C525F2">
      <w:pPr>
        <w:numPr>
          <w:ilvl w:val="0"/>
          <w:numId w:val="97"/>
        </w:numPr>
        <w:spacing w:line="360" w:lineRule="auto"/>
        <w:jc w:val="both"/>
        <w:rPr>
          <w:rFonts w:ascii="Times New Roman" w:hAnsi="Times New Roman" w:cs="Times New Roman"/>
        </w:rPr>
      </w:pPr>
      <w:r w:rsidRPr="00C525F2">
        <w:rPr>
          <w:rFonts w:ascii="Times New Roman" w:hAnsi="Times New Roman" w:cs="Times New Roman"/>
          <w:b/>
          <w:bCs/>
        </w:rPr>
        <w:t>Documentation:</w:t>
      </w:r>
      <w:r w:rsidRPr="00C525F2">
        <w:rPr>
          <w:rFonts w:ascii="Times New Roman" w:hAnsi="Times New Roman" w:cs="Times New Roman"/>
        </w:rPr>
        <w:t xml:space="preserve"> Time allocated to proper documentation ensures reproducibility and maintainability. </w:t>
      </w:r>
    </w:p>
    <w:p w14:paraId="69B928E2" w14:textId="77777777" w:rsidR="00C525F2" w:rsidRPr="00C525F2" w:rsidRDefault="00C525F2" w:rsidP="00C525F2">
      <w:pPr>
        <w:spacing w:line="360" w:lineRule="auto"/>
        <w:jc w:val="both"/>
        <w:rPr>
          <w:rFonts w:ascii="Times New Roman" w:hAnsi="Times New Roman" w:cs="Times New Roman"/>
        </w:rPr>
      </w:pPr>
      <w:r w:rsidRPr="00C525F2">
        <w:rPr>
          <w:rFonts w:ascii="Times New Roman" w:hAnsi="Times New Roman" w:cs="Times New Roman"/>
          <w:b/>
          <w:bCs/>
        </w:rPr>
        <w:t>Conclusion:</w:t>
      </w:r>
      <w:r w:rsidRPr="00C525F2">
        <w:rPr>
          <w:rFonts w:ascii="Times New Roman" w:hAnsi="Times New Roman" w:cs="Times New Roman"/>
        </w:rPr>
        <w:t xml:space="preserve"> With structured planning, the project is deliverable within an academic term or a standard development sprint.</w:t>
      </w:r>
    </w:p>
    <w:p w14:paraId="3393C16E" w14:textId="4A09C179" w:rsidR="00BD3C71" w:rsidRPr="00BD3C71" w:rsidRDefault="00BD3C71" w:rsidP="000D4662">
      <w:pPr>
        <w:spacing w:line="360" w:lineRule="auto"/>
        <w:jc w:val="both"/>
        <w:rPr>
          <w:rFonts w:ascii="Times New Roman" w:hAnsi="Times New Roman" w:cs="Times New Roman"/>
          <w:b/>
          <w:bCs/>
        </w:rPr>
      </w:pPr>
      <w:r w:rsidRPr="00BD3C71">
        <w:rPr>
          <w:rFonts w:ascii="Times New Roman" w:hAnsi="Times New Roman" w:cs="Times New Roman"/>
          <w:b/>
          <w:bCs/>
        </w:rPr>
        <w:t>9.2 FEASIBILITY STUDY METHODOLOGY</w:t>
      </w:r>
    </w:p>
    <w:p w14:paraId="74CEA66F" w14:textId="77777777" w:rsidR="00322C18" w:rsidRPr="00322C18" w:rsidRDefault="00322C18" w:rsidP="00322C18">
      <w:pPr>
        <w:spacing w:line="360" w:lineRule="auto"/>
        <w:jc w:val="both"/>
        <w:rPr>
          <w:rFonts w:ascii="Times New Roman" w:hAnsi="Times New Roman" w:cs="Times New Roman"/>
        </w:rPr>
      </w:pPr>
      <w:r w:rsidRPr="00322C18">
        <w:rPr>
          <w:rFonts w:ascii="Times New Roman" w:hAnsi="Times New Roman" w:cs="Times New Roman"/>
        </w:rPr>
        <w:t>To evaluate feasibility effectively, the following structured methodology was adopted:</w:t>
      </w:r>
    </w:p>
    <w:p w14:paraId="36D3F120" w14:textId="1327A6AC" w:rsidR="00322C18" w:rsidRPr="004E425A" w:rsidRDefault="00322C18" w:rsidP="004E425A">
      <w:pPr>
        <w:numPr>
          <w:ilvl w:val="0"/>
          <w:numId w:val="98"/>
        </w:numPr>
        <w:spacing w:line="360" w:lineRule="auto"/>
        <w:jc w:val="both"/>
        <w:rPr>
          <w:rFonts w:ascii="Times New Roman" w:hAnsi="Times New Roman" w:cs="Times New Roman"/>
        </w:rPr>
      </w:pPr>
      <w:r w:rsidRPr="00322C18">
        <w:rPr>
          <w:rFonts w:ascii="Times New Roman" w:hAnsi="Times New Roman" w:cs="Times New Roman"/>
          <w:b/>
          <w:bCs/>
        </w:rPr>
        <w:t>Requirement Analysis:</w:t>
      </w:r>
      <w:r w:rsidRPr="00322C18">
        <w:rPr>
          <w:rFonts w:ascii="Times New Roman" w:hAnsi="Times New Roman" w:cs="Times New Roman"/>
        </w:rPr>
        <w:t xml:space="preserve"> </w:t>
      </w:r>
      <w:r w:rsidRPr="004E425A">
        <w:rPr>
          <w:rFonts w:ascii="Times New Roman" w:hAnsi="Times New Roman" w:cs="Times New Roman"/>
        </w:rPr>
        <w:t xml:space="preserve">Defined system scope, functional requirements (detection of real vs fake currency), and non-functional requirements (accuracy, usability). </w:t>
      </w:r>
    </w:p>
    <w:p w14:paraId="7BD63BC0" w14:textId="77777777" w:rsidR="00322C18" w:rsidRPr="00322C18" w:rsidRDefault="00322C18" w:rsidP="00322C18">
      <w:pPr>
        <w:numPr>
          <w:ilvl w:val="0"/>
          <w:numId w:val="98"/>
        </w:numPr>
        <w:spacing w:line="360" w:lineRule="auto"/>
        <w:jc w:val="both"/>
        <w:rPr>
          <w:rFonts w:ascii="Times New Roman" w:hAnsi="Times New Roman" w:cs="Times New Roman"/>
        </w:rPr>
      </w:pPr>
      <w:r w:rsidRPr="00322C18">
        <w:rPr>
          <w:rFonts w:ascii="Times New Roman" w:hAnsi="Times New Roman" w:cs="Times New Roman"/>
          <w:b/>
          <w:bCs/>
        </w:rPr>
        <w:t>Literature and Tool Review:</w:t>
      </w:r>
      <w:r w:rsidRPr="00322C18">
        <w:rPr>
          <w:rFonts w:ascii="Times New Roman" w:hAnsi="Times New Roman" w:cs="Times New Roman"/>
        </w:rPr>
        <w:t xml:space="preserve"> Examined existing detection methods (CNN, Transformer, hybrid models) and evaluated Python libraries like </w:t>
      </w:r>
      <w:proofErr w:type="spellStart"/>
      <w:r w:rsidRPr="00322C18">
        <w:rPr>
          <w:rFonts w:ascii="Times New Roman" w:hAnsi="Times New Roman" w:cs="Times New Roman"/>
        </w:rPr>
        <w:t>PyTorch</w:t>
      </w:r>
      <w:proofErr w:type="spellEnd"/>
      <w:r w:rsidRPr="00322C18">
        <w:rPr>
          <w:rFonts w:ascii="Times New Roman" w:hAnsi="Times New Roman" w:cs="Times New Roman"/>
        </w:rPr>
        <w:t xml:space="preserve">, OpenCV, and </w:t>
      </w:r>
      <w:proofErr w:type="spellStart"/>
      <w:r w:rsidRPr="00322C18">
        <w:rPr>
          <w:rFonts w:ascii="Times New Roman" w:hAnsi="Times New Roman" w:cs="Times New Roman"/>
        </w:rPr>
        <w:t>Streamlit</w:t>
      </w:r>
      <w:proofErr w:type="spellEnd"/>
      <w:r w:rsidRPr="00322C18">
        <w:rPr>
          <w:rFonts w:ascii="Times New Roman" w:hAnsi="Times New Roman" w:cs="Times New Roman"/>
        </w:rPr>
        <w:t xml:space="preserve">. </w:t>
      </w:r>
    </w:p>
    <w:p w14:paraId="64BF40DD" w14:textId="77777777" w:rsidR="00322C18" w:rsidRPr="00322C18" w:rsidRDefault="00322C18" w:rsidP="00322C18">
      <w:pPr>
        <w:numPr>
          <w:ilvl w:val="0"/>
          <w:numId w:val="98"/>
        </w:numPr>
        <w:spacing w:line="360" w:lineRule="auto"/>
        <w:jc w:val="both"/>
        <w:rPr>
          <w:rFonts w:ascii="Times New Roman" w:hAnsi="Times New Roman" w:cs="Times New Roman"/>
        </w:rPr>
      </w:pPr>
      <w:r w:rsidRPr="00322C18">
        <w:rPr>
          <w:rFonts w:ascii="Times New Roman" w:hAnsi="Times New Roman" w:cs="Times New Roman"/>
          <w:b/>
          <w:bCs/>
        </w:rPr>
        <w:lastRenderedPageBreak/>
        <w:t>Technology Assessment:</w:t>
      </w:r>
      <w:r w:rsidRPr="00322C18">
        <w:rPr>
          <w:rFonts w:ascii="Times New Roman" w:hAnsi="Times New Roman" w:cs="Times New Roman"/>
        </w:rPr>
        <w:t xml:space="preserve"> Prototyped in </w:t>
      </w:r>
      <w:proofErr w:type="spellStart"/>
      <w:r w:rsidRPr="00322C18">
        <w:rPr>
          <w:rFonts w:ascii="Times New Roman" w:hAnsi="Times New Roman" w:cs="Times New Roman"/>
        </w:rPr>
        <w:t>Jupyter</w:t>
      </w:r>
      <w:proofErr w:type="spellEnd"/>
      <w:r w:rsidRPr="00322C18">
        <w:rPr>
          <w:rFonts w:ascii="Times New Roman" w:hAnsi="Times New Roman" w:cs="Times New Roman"/>
        </w:rPr>
        <w:t>/</w:t>
      </w:r>
      <w:proofErr w:type="spellStart"/>
      <w:r w:rsidRPr="00322C18">
        <w:rPr>
          <w:rFonts w:ascii="Times New Roman" w:hAnsi="Times New Roman" w:cs="Times New Roman"/>
        </w:rPr>
        <w:t>Colab</w:t>
      </w:r>
      <w:proofErr w:type="spellEnd"/>
      <w:r w:rsidRPr="00322C18">
        <w:rPr>
          <w:rFonts w:ascii="Times New Roman" w:hAnsi="Times New Roman" w:cs="Times New Roman"/>
        </w:rPr>
        <w:t xml:space="preserve"> to test model training, GPU usage, and image preprocessing efficiency. Benchmarked detection accuracy and inference time. </w:t>
      </w:r>
    </w:p>
    <w:p w14:paraId="182851E7" w14:textId="77777777" w:rsidR="00322C18" w:rsidRPr="00322C18" w:rsidRDefault="00322C18" w:rsidP="00322C18">
      <w:pPr>
        <w:numPr>
          <w:ilvl w:val="0"/>
          <w:numId w:val="98"/>
        </w:numPr>
        <w:spacing w:line="360" w:lineRule="auto"/>
        <w:jc w:val="both"/>
        <w:rPr>
          <w:rFonts w:ascii="Times New Roman" w:hAnsi="Times New Roman" w:cs="Times New Roman"/>
        </w:rPr>
      </w:pPr>
      <w:r w:rsidRPr="00322C18">
        <w:rPr>
          <w:rFonts w:ascii="Times New Roman" w:hAnsi="Times New Roman" w:cs="Times New Roman"/>
          <w:b/>
          <w:bCs/>
        </w:rPr>
        <w:t>Cost-Benefit Analysis:</w:t>
      </w:r>
      <w:r w:rsidRPr="00322C18">
        <w:rPr>
          <w:rFonts w:ascii="Times New Roman" w:hAnsi="Times New Roman" w:cs="Times New Roman"/>
        </w:rPr>
        <w:t xml:space="preserve"> Considered direct costs (development time, computing resources) vs benefits (reduced counterfeit risks, academic/research insights). </w:t>
      </w:r>
    </w:p>
    <w:p w14:paraId="5DDAC8CF" w14:textId="77777777" w:rsidR="00322C18" w:rsidRPr="00322C18" w:rsidRDefault="00322C18" w:rsidP="00322C18">
      <w:pPr>
        <w:numPr>
          <w:ilvl w:val="0"/>
          <w:numId w:val="98"/>
        </w:numPr>
        <w:spacing w:line="360" w:lineRule="auto"/>
        <w:jc w:val="both"/>
        <w:rPr>
          <w:rFonts w:ascii="Times New Roman" w:hAnsi="Times New Roman" w:cs="Times New Roman"/>
        </w:rPr>
      </w:pPr>
      <w:r w:rsidRPr="00322C18">
        <w:rPr>
          <w:rFonts w:ascii="Times New Roman" w:hAnsi="Times New Roman" w:cs="Times New Roman"/>
          <w:b/>
          <w:bCs/>
        </w:rPr>
        <w:t>Legal &amp; Licensing Review:</w:t>
      </w:r>
      <w:r w:rsidRPr="00322C18">
        <w:rPr>
          <w:rFonts w:ascii="Times New Roman" w:hAnsi="Times New Roman" w:cs="Times New Roman"/>
        </w:rPr>
        <w:t xml:space="preserve"> Verified free datasets and open-source libraries are legally usable for research and educational purposes. </w:t>
      </w:r>
    </w:p>
    <w:p w14:paraId="2D568863" w14:textId="77777777" w:rsidR="00322C18" w:rsidRPr="00322C18" w:rsidRDefault="00322C18" w:rsidP="00322C18">
      <w:pPr>
        <w:numPr>
          <w:ilvl w:val="0"/>
          <w:numId w:val="98"/>
        </w:numPr>
        <w:spacing w:line="360" w:lineRule="auto"/>
        <w:jc w:val="both"/>
        <w:rPr>
          <w:rFonts w:ascii="Times New Roman" w:hAnsi="Times New Roman" w:cs="Times New Roman"/>
        </w:rPr>
      </w:pPr>
      <w:r w:rsidRPr="00322C18">
        <w:rPr>
          <w:rFonts w:ascii="Times New Roman" w:hAnsi="Times New Roman" w:cs="Times New Roman"/>
          <w:b/>
          <w:bCs/>
        </w:rPr>
        <w:t>Timeline &amp; Milestone Planning:</w:t>
      </w:r>
      <w:r w:rsidRPr="00322C18">
        <w:rPr>
          <w:rFonts w:ascii="Times New Roman" w:hAnsi="Times New Roman" w:cs="Times New Roman"/>
        </w:rPr>
        <w:t xml:space="preserve"> Broke tasks into weekly goals with buffer for testing, evaluation, and revisions. Prepared fallback strategies (CNN, LSTM) to mitigate risks. </w:t>
      </w:r>
    </w:p>
    <w:p w14:paraId="6BBB19F9" w14:textId="77777777" w:rsidR="00322C18" w:rsidRPr="00322C18" w:rsidRDefault="00322C18" w:rsidP="00322C18">
      <w:pPr>
        <w:numPr>
          <w:ilvl w:val="0"/>
          <w:numId w:val="98"/>
        </w:numPr>
        <w:spacing w:line="360" w:lineRule="auto"/>
        <w:jc w:val="both"/>
        <w:rPr>
          <w:rFonts w:ascii="Times New Roman" w:hAnsi="Times New Roman" w:cs="Times New Roman"/>
        </w:rPr>
      </w:pPr>
      <w:r w:rsidRPr="00322C18">
        <w:rPr>
          <w:rFonts w:ascii="Times New Roman" w:hAnsi="Times New Roman" w:cs="Times New Roman"/>
          <w:b/>
          <w:bCs/>
        </w:rPr>
        <w:t>Feasibility Reporting:</w:t>
      </w:r>
      <w:r w:rsidRPr="00322C18">
        <w:rPr>
          <w:rFonts w:ascii="Times New Roman" w:hAnsi="Times New Roman" w:cs="Times New Roman"/>
        </w:rPr>
        <w:t xml:space="preserve"> Documented technical, operational, economic, legal, and schedule assessments to determine overall project viability.</w:t>
      </w:r>
    </w:p>
    <w:p w14:paraId="1350033C" w14:textId="2145E88A" w:rsidR="00AC7264" w:rsidRPr="00965D81" w:rsidRDefault="007C05BB" w:rsidP="000D4662">
      <w:pPr>
        <w:spacing w:line="360" w:lineRule="auto"/>
        <w:jc w:val="both"/>
        <w:rPr>
          <w:rFonts w:ascii="Times New Roman" w:hAnsi="Times New Roman" w:cs="Times New Roman"/>
          <w:lang w:val="en-US"/>
        </w:rPr>
      </w:pPr>
      <w:r w:rsidRPr="00965D81">
        <w:rPr>
          <w:rFonts w:ascii="Times New Roman" w:hAnsi="Times New Roman" w:cs="Times New Roman"/>
        </w:rPr>
        <w:t>This structured feasibility study confirms that your Transformer-based fake currency detection system is technically feasible, cost-effective, legally compliant, operationally viable, and deliverable within a practical timeline, with room for future enhancements.</w:t>
      </w:r>
    </w:p>
    <w:p w14:paraId="21B58936" w14:textId="77777777" w:rsidR="00AC7264" w:rsidRDefault="00AC7264" w:rsidP="000D4662">
      <w:pPr>
        <w:spacing w:line="360" w:lineRule="auto"/>
        <w:jc w:val="both"/>
        <w:rPr>
          <w:rFonts w:ascii="Times New Roman" w:hAnsi="Times New Roman" w:cs="Times New Roman"/>
          <w:lang w:val="en-US"/>
        </w:rPr>
      </w:pPr>
    </w:p>
    <w:p w14:paraId="3C9BB852" w14:textId="77777777" w:rsidR="00AC7264" w:rsidRDefault="00AC7264" w:rsidP="000D4662">
      <w:pPr>
        <w:spacing w:line="360" w:lineRule="auto"/>
        <w:jc w:val="both"/>
        <w:rPr>
          <w:rFonts w:ascii="Times New Roman" w:hAnsi="Times New Roman" w:cs="Times New Roman"/>
          <w:lang w:val="en-US"/>
        </w:rPr>
      </w:pPr>
    </w:p>
    <w:p w14:paraId="2D754CE9" w14:textId="77777777" w:rsidR="00661F8D" w:rsidRDefault="00661F8D" w:rsidP="000D4662">
      <w:pPr>
        <w:spacing w:line="360" w:lineRule="auto"/>
        <w:jc w:val="both"/>
        <w:rPr>
          <w:rFonts w:ascii="Times New Roman" w:hAnsi="Times New Roman" w:cs="Times New Roman"/>
          <w:b/>
          <w:bCs/>
          <w:sz w:val="28"/>
          <w:szCs w:val="28"/>
          <w:lang w:val="en-US"/>
        </w:rPr>
      </w:pPr>
    </w:p>
    <w:p w14:paraId="57BF3E44" w14:textId="77777777" w:rsidR="00234BED" w:rsidRDefault="00234BED" w:rsidP="000D4662">
      <w:pPr>
        <w:spacing w:line="360" w:lineRule="auto"/>
        <w:jc w:val="both"/>
        <w:rPr>
          <w:rFonts w:ascii="Times New Roman" w:hAnsi="Times New Roman" w:cs="Times New Roman"/>
          <w:b/>
          <w:bCs/>
          <w:sz w:val="28"/>
          <w:szCs w:val="28"/>
          <w:lang w:val="en-US"/>
        </w:rPr>
      </w:pPr>
    </w:p>
    <w:p w14:paraId="356B7BDC" w14:textId="77777777" w:rsidR="00234BED" w:rsidRDefault="00234BED" w:rsidP="000D4662">
      <w:pPr>
        <w:spacing w:line="360" w:lineRule="auto"/>
        <w:jc w:val="both"/>
        <w:rPr>
          <w:rFonts w:ascii="Times New Roman" w:hAnsi="Times New Roman" w:cs="Times New Roman"/>
          <w:b/>
          <w:bCs/>
          <w:sz w:val="28"/>
          <w:szCs w:val="28"/>
          <w:lang w:val="en-US"/>
        </w:rPr>
      </w:pPr>
    </w:p>
    <w:p w14:paraId="5663DD64" w14:textId="77777777" w:rsidR="00234BED" w:rsidRDefault="00234BED" w:rsidP="000D4662">
      <w:pPr>
        <w:spacing w:line="360" w:lineRule="auto"/>
        <w:jc w:val="both"/>
        <w:rPr>
          <w:rFonts w:ascii="Times New Roman" w:hAnsi="Times New Roman" w:cs="Times New Roman"/>
          <w:b/>
          <w:bCs/>
          <w:sz w:val="28"/>
          <w:szCs w:val="28"/>
          <w:lang w:val="en-US"/>
        </w:rPr>
      </w:pPr>
    </w:p>
    <w:p w14:paraId="559C2E17" w14:textId="77777777" w:rsidR="00DF2972" w:rsidRDefault="00703088" w:rsidP="0023772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34ACD504" w14:textId="77777777" w:rsidR="00DF2972" w:rsidRDefault="00DF2972" w:rsidP="00237728">
      <w:pPr>
        <w:spacing w:line="360" w:lineRule="auto"/>
        <w:jc w:val="center"/>
        <w:rPr>
          <w:rFonts w:ascii="Times New Roman" w:hAnsi="Times New Roman" w:cs="Times New Roman"/>
          <w:b/>
          <w:bCs/>
          <w:sz w:val="28"/>
          <w:szCs w:val="28"/>
          <w:lang w:val="en-US"/>
        </w:rPr>
      </w:pPr>
    </w:p>
    <w:p w14:paraId="4C3DC739" w14:textId="77777777" w:rsidR="00DF2972" w:rsidRDefault="00DF2972" w:rsidP="00237728">
      <w:pPr>
        <w:spacing w:line="360" w:lineRule="auto"/>
        <w:jc w:val="center"/>
        <w:rPr>
          <w:rFonts w:ascii="Times New Roman" w:hAnsi="Times New Roman" w:cs="Times New Roman"/>
          <w:b/>
          <w:bCs/>
          <w:sz w:val="28"/>
          <w:szCs w:val="28"/>
          <w:lang w:val="en-US"/>
        </w:rPr>
      </w:pPr>
    </w:p>
    <w:p w14:paraId="0F53C93C" w14:textId="77777777" w:rsidR="00DF2972" w:rsidRDefault="00DF2972" w:rsidP="00237728">
      <w:pPr>
        <w:spacing w:line="360" w:lineRule="auto"/>
        <w:jc w:val="center"/>
        <w:rPr>
          <w:rFonts w:ascii="Times New Roman" w:hAnsi="Times New Roman" w:cs="Times New Roman"/>
          <w:b/>
          <w:bCs/>
          <w:sz w:val="28"/>
          <w:szCs w:val="28"/>
          <w:lang w:val="en-US"/>
        </w:rPr>
      </w:pPr>
    </w:p>
    <w:p w14:paraId="6B497891" w14:textId="77777777" w:rsidR="00DF2972" w:rsidRDefault="00DF2972" w:rsidP="00237728">
      <w:pPr>
        <w:spacing w:line="360" w:lineRule="auto"/>
        <w:jc w:val="center"/>
        <w:rPr>
          <w:rFonts w:ascii="Times New Roman" w:hAnsi="Times New Roman" w:cs="Times New Roman"/>
          <w:b/>
          <w:bCs/>
          <w:sz w:val="28"/>
          <w:szCs w:val="28"/>
          <w:lang w:val="en-US"/>
        </w:rPr>
      </w:pPr>
    </w:p>
    <w:p w14:paraId="29EB2D0D" w14:textId="77777777" w:rsidR="00C4636C" w:rsidRPr="00C4636C" w:rsidRDefault="00C4636C" w:rsidP="00C4636C">
      <w:pPr>
        <w:keepNext/>
        <w:spacing w:line="360" w:lineRule="auto"/>
        <w:jc w:val="center"/>
        <w:rPr>
          <w:b/>
          <w:bCs/>
        </w:rPr>
      </w:pPr>
      <w:r w:rsidRPr="00C4636C">
        <w:rPr>
          <w:b/>
          <w:bCs/>
        </w:rPr>
        <w:lastRenderedPageBreak/>
        <w:t>SYSTEM TESTING</w:t>
      </w:r>
    </w:p>
    <w:p w14:paraId="637869C5" w14:textId="77777777" w:rsidR="003D7D5E" w:rsidRDefault="00C4636C" w:rsidP="00B966CC">
      <w:pPr>
        <w:keepNext/>
        <w:spacing w:line="360" w:lineRule="auto"/>
        <w:jc w:val="both"/>
      </w:pPr>
      <w:r w:rsidRPr="00C4636C">
        <w:t xml:space="preserve">System testing is a crucial phase in the software development lifecycle. It involves validating the </w:t>
      </w:r>
      <w:proofErr w:type="spellStart"/>
      <w:r w:rsidRPr="00C4636C">
        <w:t>behavior</w:t>
      </w:r>
      <w:proofErr w:type="spellEnd"/>
      <w:r w:rsidRPr="00C4636C">
        <w:t xml:space="preserve">, functionality, and reliability of the entire </w:t>
      </w:r>
      <w:r w:rsidRPr="00C4636C">
        <w:rPr>
          <w:b/>
          <w:bCs/>
        </w:rPr>
        <w:t>fake currency detection system</w:t>
      </w:r>
      <w:r w:rsidRPr="00C4636C">
        <w:t>, from image acquisition to model prediction and result visualization.</w:t>
      </w:r>
    </w:p>
    <w:p w14:paraId="3E2C1680" w14:textId="0545D7E7" w:rsidR="00C4636C" w:rsidRDefault="00C4636C" w:rsidP="00B966CC">
      <w:pPr>
        <w:keepNext/>
        <w:spacing w:line="360" w:lineRule="auto"/>
        <w:jc w:val="both"/>
      </w:pPr>
      <w:r w:rsidRPr="00C4636C">
        <w:t xml:space="preserve"> The </w:t>
      </w:r>
      <w:proofErr w:type="spellStart"/>
      <w:r w:rsidRPr="00C4636C">
        <w:t>primar</w:t>
      </w:r>
      <w:r w:rsidR="002E0311">
        <w:t>y</w:t>
      </w:r>
      <w:r w:rsidRPr="00C4636C">
        <w:t>goal</w:t>
      </w:r>
      <w:proofErr w:type="spellEnd"/>
      <w:r w:rsidRPr="00C4636C">
        <w:t xml:space="preserve"> is to ensure that the complete system meets the specified requirements and performs accurately under various real-world scenarios.</w:t>
      </w:r>
    </w:p>
    <w:p w14:paraId="0F606499" w14:textId="77777777" w:rsidR="002E0311" w:rsidRPr="00C4636C" w:rsidRDefault="002E0311" w:rsidP="00B966CC">
      <w:pPr>
        <w:keepNext/>
        <w:spacing w:line="360" w:lineRule="auto"/>
        <w:jc w:val="both"/>
      </w:pPr>
    </w:p>
    <w:p w14:paraId="3C6810FB" w14:textId="77777777" w:rsidR="00C4636C" w:rsidRPr="00C4636C" w:rsidRDefault="00C4636C" w:rsidP="00B966CC">
      <w:pPr>
        <w:keepNext/>
        <w:spacing w:line="360" w:lineRule="auto"/>
        <w:jc w:val="both"/>
        <w:rPr>
          <w:b/>
          <w:bCs/>
        </w:rPr>
      </w:pPr>
      <w:r w:rsidRPr="00C4636C">
        <w:rPr>
          <w:b/>
          <w:bCs/>
        </w:rPr>
        <w:t>PURPOSE OF SYSTEM TESTING</w:t>
      </w:r>
    </w:p>
    <w:p w14:paraId="7F6036E9" w14:textId="77777777" w:rsidR="00C4636C" w:rsidRPr="00C4636C" w:rsidRDefault="00C4636C" w:rsidP="00B966CC">
      <w:pPr>
        <w:keepNext/>
        <w:spacing w:line="360" w:lineRule="auto"/>
        <w:jc w:val="both"/>
      </w:pPr>
      <w:r w:rsidRPr="00C4636C">
        <w:t>The main objectives of system testing include:</w:t>
      </w:r>
    </w:p>
    <w:p w14:paraId="29277EA9" w14:textId="77777777" w:rsidR="00C4636C" w:rsidRPr="00C4636C" w:rsidRDefault="00C4636C" w:rsidP="007B1069">
      <w:pPr>
        <w:keepNext/>
        <w:numPr>
          <w:ilvl w:val="0"/>
          <w:numId w:val="113"/>
        </w:numPr>
        <w:spacing w:line="360" w:lineRule="auto"/>
        <w:jc w:val="both"/>
      </w:pPr>
      <w:r w:rsidRPr="00C4636C">
        <w:rPr>
          <w:b/>
          <w:bCs/>
        </w:rPr>
        <w:t>To verify that all integrated components interact correctly:</w:t>
      </w:r>
      <w:r w:rsidRPr="00C4636C">
        <w:br/>
        <w:t xml:space="preserve">Ensures smooth communication between image input, preprocessing, Transformer-based detection, classification, and result display. </w:t>
      </w:r>
    </w:p>
    <w:p w14:paraId="6B32D02A" w14:textId="77777777" w:rsidR="00C4636C" w:rsidRPr="00C4636C" w:rsidRDefault="00C4636C" w:rsidP="007B1069">
      <w:pPr>
        <w:keepNext/>
        <w:numPr>
          <w:ilvl w:val="0"/>
          <w:numId w:val="113"/>
        </w:numPr>
        <w:spacing w:line="360" w:lineRule="auto"/>
        <w:jc w:val="both"/>
      </w:pPr>
      <w:r w:rsidRPr="00C4636C">
        <w:rPr>
          <w:b/>
          <w:bCs/>
        </w:rPr>
        <w:t>To confirm the correctness and completeness of currency verification:</w:t>
      </w:r>
      <w:r w:rsidRPr="00C4636C">
        <w:br/>
        <w:t xml:space="preserve">Checks that the system consistently classifies currency as REAL or FAKE with high accuracy. </w:t>
      </w:r>
    </w:p>
    <w:p w14:paraId="44A08697" w14:textId="467FFE16" w:rsidR="001D301E" w:rsidRPr="00C4636C" w:rsidRDefault="00C4636C" w:rsidP="001D301E">
      <w:pPr>
        <w:keepNext/>
        <w:numPr>
          <w:ilvl w:val="0"/>
          <w:numId w:val="113"/>
        </w:numPr>
        <w:spacing w:line="360" w:lineRule="auto"/>
        <w:jc w:val="both"/>
      </w:pPr>
      <w:r w:rsidRPr="00C4636C">
        <w:rPr>
          <w:b/>
          <w:bCs/>
        </w:rPr>
        <w:t>To validate the model’s accuracy and responsiveness under different input configurations:</w:t>
      </w:r>
      <w:r w:rsidR="001D301E" w:rsidRPr="001D301E">
        <w:t xml:space="preserve"> </w:t>
      </w:r>
      <w:r w:rsidR="001D301E" w:rsidRPr="00C4636C">
        <w:t xml:space="preserve">Tests the system with various currency denominations, image qualities, lighting conditions, and angles to ensure robustness. </w:t>
      </w:r>
    </w:p>
    <w:p w14:paraId="5D581AC2" w14:textId="77777777" w:rsidR="001D301E" w:rsidRPr="00C4636C" w:rsidRDefault="001D301E" w:rsidP="001D301E">
      <w:pPr>
        <w:keepNext/>
        <w:numPr>
          <w:ilvl w:val="0"/>
          <w:numId w:val="113"/>
        </w:numPr>
        <w:spacing w:line="360" w:lineRule="auto"/>
        <w:jc w:val="both"/>
      </w:pPr>
      <w:r w:rsidRPr="00C4636C">
        <w:rPr>
          <w:b/>
          <w:bCs/>
        </w:rPr>
        <w:t xml:space="preserve">To identify and resolve bottlenecks, bugs, or edge case failures before </w:t>
      </w:r>
      <w:proofErr w:type="spellStart"/>
      <w:proofErr w:type="gramStart"/>
      <w:r w:rsidRPr="00C4636C">
        <w:rPr>
          <w:b/>
          <w:bCs/>
        </w:rPr>
        <w:t>deployment:</w:t>
      </w:r>
      <w:r w:rsidRPr="00C4636C">
        <w:t>Detects</w:t>
      </w:r>
      <w:proofErr w:type="spellEnd"/>
      <w:proofErr w:type="gramEnd"/>
      <w:r w:rsidRPr="00C4636C">
        <w:t xml:space="preserve"> issues such as corrupted images, unsupported formats, or model misclassification and implements error handling. </w:t>
      </w:r>
    </w:p>
    <w:p w14:paraId="18075E65" w14:textId="77777777" w:rsidR="001D301E" w:rsidRPr="00C4636C" w:rsidRDefault="001D301E" w:rsidP="001D301E">
      <w:pPr>
        <w:keepNext/>
        <w:numPr>
          <w:ilvl w:val="0"/>
          <w:numId w:val="113"/>
        </w:numPr>
        <w:spacing w:line="360" w:lineRule="auto"/>
        <w:jc w:val="both"/>
      </w:pPr>
      <w:r w:rsidRPr="00C4636C">
        <w:rPr>
          <w:b/>
          <w:bCs/>
        </w:rPr>
        <w:t>To ensure end-user satisfaction by simulating real-world usage:</w:t>
      </w:r>
      <w:r w:rsidRPr="00C4636C">
        <w:br/>
        <w:t xml:space="preserve">Verifies usability, response time, and reliability for bank staff, retailers, or other target users, ensuring the system performs effectively in operational </w:t>
      </w:r>
      <w:proofErr w:type="spellStart"/>
      <w:r w:rsidRPr="00C4636C">
        <w:t>environme</w:t>
      </w:r>
      <w:proofErr w:type="spellEnd"/>
    </w:p>
    <w:p w14:paraId="5C532B49" w14:textId="1E8CAD8A" w:rsidR="00E91295" w:rsidRDefault="00E91295" w:rsidP="00E91295">
      <w:pPr>
        <w:keepNext/>
        <w:spacing w:line="360" w:lineRule="auto"/>
        <w:ind w:left="360"/>
        <w:jc w:val="both"/>
      </w:pPr>
      <w:r>
        <w:lastRenderedPageBreak/>
        <w:t xml:space="preserve"> </w:t>
      </w:r>
      <w:r w:rsidR="00C4636C" w:rsidRPr="00C4636C">
        <w:br/>
      </w:r>
      <w:r w:rsidR="0062053F">
        <w:t xml:space="preserve">                           </w:t>
      </w:r>
      <w:r w:rsidR="005A058A">
        <w:t xml:space="preserve">  </w:t>
      </w:r>
      <w:r w:rsidR="00BD716D">
        <w:t xml:space="preserve">     </w:t>
      </w:r>
      <w:r w:rsidR="005A058A">
        <w:t xml:space="preserve">  </w:t>
      </w:r>
      <w:r w:rsidR="0062053F">
        <w:t xml:space="preserve">    </w:t>
      </w:r>
      <w:r w:rsidR="00170B00" w:rsidRPr="00EC50EF">
        <w:rPr>
          <w:rFonts w:ascii="Times New Roman" w:hAnsi="Times New Roman" w:cs="Times New Roman"/>
          <w:noProof/>
        </w:rPr>
        <w:drawing>
          <wp:inline distT="0" distB="0" distL="0" distR="0" wp14:anchorId="600ABF7E" wp14:editId="6781823A">
            <wp:extent cx="2245575" cy="3368363"/>
            <wp:effectExtent l="0" t="0" r="2540" b="3810"/>
            <wp:docPr id="7459550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55044"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245575" cy="3368363"/>
                    </a:xfrm>
                    <a:prstGeom prst="rect">
                      <a:avLst/>
                    </a:prstGeom>
                    <a:noFill/>
                    <a:ln>
                      <a:noFill/>
                    </a:ln>
                  </pic:spPr>
                </pic:pic>
              </a:graphicData>
            </a:graphic>
          </wp:inline>
        </w:drawing>
      </w:r>
    </w:p>
    <w:p w14:paraId="03BBFED7" w14:textId="69D44782" w:rsidR="00EC50EF" w:rsidRPr="00E91295" w:rsidRDefault="00E91295" w:rsidP="00E91295">
      <w:pPr>
        <w:keepNext/>
        <w:spacing w:line="360" w:lineRule="auto"/>
        <w:ind w:left="360"/>
        <w:jc w:val="both"/>
      </w:pPr>
      <w:r>
        <w:t xml:space="preserve">                                                    </w:t>
      </w:r>
      <w:r w:rsidR="00C71EEF" w:rsidRPr="00E91295">
        <w:rPr>
          <w:rFonts w:ascii="Times New Roman" w:hAnsi="Times New Roman" w:cs="Times New Roman"/>
        </w:rPr>
        <w:t xml:space="preserve">Figure </w:t>
      </w:r>
      <w:proofErr w:type="gramStart"/>
      <w:r w:rsidR="00C71EEF" w:rsidRPr="00E91295">
        <w:rPr>
          <w:rFonts w:ascii="Times New Roman" w:hAnsi="Times New Roman" w:cs="Times New Roman"/>
        </w:rPr>
        <w:t>10:System</w:t>
      </w:r>
      <w:proofErr w:type="gramEnd"/>
      <w:r w:rsidR="00C71EEF" w:rsidRPr="00E91295">
        <w:rPr>
          <w:rFonts w:ascii="Times New Roman" w:hAnsi="Times New Roman" w:cs="Times New Roman"/>
        </w:rPr>
        <w:t xml:space="preserve"> Testing</w:t>
      </w:r>
    </w:p>
    <w:p w14:paraId="7E80D0C5" w14:textId="77777777" w:rsidR="00C71EEF" w:rsidRDefault="00C71EEF" w:rsidP="000D4662">
      <w:pPr>
        <w:spacing w:line="360" w:lineRule="auto"/>
        <w:jc w:val="both"/>
        <w:rPr>
          <w:rFonts w:ascii="Times New Roman" w:hAnsi="Times New Roman" w:cs="Times New Roman"/>
          <w:b/>
          <w:bCs/>
        </w:rPr>
      </w:pPr>
    </w:p>
    <w:p w14:paraId="7DC65721" w14:textId="77777777" w:rsidR="00CA6A6F" w:rsidRDefault="00CA6A6F" w:rsidP="0090692C">
      <w:pPr>
        <w:spacing w:line="360" w:lineRule="auto"/>
        <w:jc w:val="both"/>
        <w:rPr>
          <w:rFonts w:ascii="Times New Roman" w:hAnsi="Times New Roman" w:cs="Times New Roman"/>
          <w:b/>
          <w:bCs/>
        </w:rPr>
      </w:pPr>
    </w:p>
    <w:p w14:paraId="50EC32CE" w14:textId="0F384BF3"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10.1 TYPES OF SYSTEM TESTING</w:t>
      </w:r>
    </w:p>
    <w:p w14:paraId="1065EDEB"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1. Unit Testing</w:t>
      </w:r>
    </w:p>
    <w:p w14:paraId="3165051F" w14:textId="77777777" w:rsidR="0090692C" w:rsidRPr="0090692C" w:rsidRDefault="0090692C" w:rsidP="0090692C">
      <w:pPr>
        <w:numPr>
          <w:ilvl w:val="0"/>
          <w:numId w:val="114"/>
        </w:numPr>
        <w:spacing w:line="360" w:lineRule="auto"/>
        <w:jc w:val="both"/>
        <w:rPr>
          <w:rFonts w:ascii="Times New Roman" w:hAnsi="Times New Roman" w:cs="Times New Roman"/>
          <w:b/>
          <w:bCs/>
        </w:rPr>
      </w:pPr>
      <w:r w:rsidRPr="0090692C">
        <w:rPr>
          <w:rFonts w:ascii="Times New Roman" w:hAnsi="Times New Roman" w:cs="Times New Roman"/>
          <w:b/>
          <w:bCs/>
        </w:rPr>
        <w:t xml:space="preserve">Definition: </w:t>
      </w:r>
      <w:r w:rsidRPr="0090692C">
        <w:rPr>
          <w:rFonts w:ascii="Times New Roman" w:hAnsi="Times New Roman" w:cs="Times New Roman"/>
        </w:rPr>
        <w:t>Testing individual components or functions in isolation</w:t>
      </w:r>
      <w:r w:rsidRPr="0090692C">
        <w:rPr>
          <w:rFonts w:ascii="Times New Roman" w:hAnsi="Times New Roman" w:cs="Times New Roman"/>
          <w:b/>
          <w:bCs/>
        </w:rPr>
        <w:t xml:space="preserve">. </w:t>
      </w:r>
    </w:p>
    <w:p w14:paraId="0B824B4F" w14:textId="77777777" w:rsidR="0090692C" w:rsidRPr="0090692C" w:rsidRDefault="0090692C" w:rsidP="0090692C">
      <w:pPr>
        <w:numPr>
          <w:ilvl w:val="0"/>
          <w:numId w:val="114"/>
        </w:numPr>
        <w:spacing w:line="360" w:lineRule="auto"/>
        <w:jc w:val="both"/>
        <w:rPr>
          <w:rFonts w:ascii="Times New Roman" w:hAnsi="Times New Roman" w:cs="Times New Roman"/>
          <w:b/>
          <w:bCs/>
        </w:rPr>
      </w:pPr>
      <w:r w:rsidRPr="0090692C">
        <w:rPr>
          <w:rFonts w:ascii="Times New Roman" w:hAnsi="Times New Roman" w:cs="Times New Roman"/>
          <w:b/>
          <w:bCs/>
        </w:rPr>
        <w:t xml:space="preserve">Scope in Project: </w:t>
      </w:r>
    </w:p>
    <w:p w14:paraId="208FCF65" w14:textId="77777777" w:rsidR="0090692C" w:rsidRPr="0090692C" w:rsidRDefault="0090692C" w:rsidP="0090692C">
      <w:pPr>
        <w:numPr>
          <w:ilvl w:val="1"/>
          <w:numId w:val="114"/>
        </w:numPr>
        <w:spacing w:line="360" w:lineRule="auto"/>
        <w:jc w:val="both"/>
        <w:rPr>
          <w:rFonts w:ascii="Times New Roman" w:hAnsi="Times New Roman" w:cs="Times New Roman"/>
        </w:rPr>
      </w:pPr>
      <w:r w:rsidRPr="0090692C">
        <w:rPr>
          <w:rFonts w:ascii="Times New Roman" w:hAnsi="Times New Roman" w:cs="Times New Roman"/>
        </w:rPr>
        <w:t xml:space="preserve">Validate image preprocessing steps like resizing, normalization, noise removal, and augmentation. </w:t>
      </w:r>
    </w:p>
    <w:p w14:paraId="48142A49" w14:textId="77777777" w:rsidR="0090692C" w:rsidRPr="0090692C" w:rsidRDefault="0090692C" w:rsidP="0090692C">
      <w:pPr>
        <w:numPr>
          <w:ilvl w:val="1"/>
          <w:numId w:val="114"/>
        </w:numPr>
        <w:spacing w:line="360" w:lineRule="auto"/>
        <w:jc w:val="both"/>
        <w:rPr>
          <w:rFonts w:ascii="Times New Roman" w:hAnsi="Times New Roman" w:cs="Times New Roman"/>
        </w:rPr>
      </w:pPr>
      <w:r w:rsidRPr="0090692C">
        <w:rPr>
          <w:rFonts w:ascii="Times New Roman" w:hAnsi="Times New Roman" w:cs="Times New Roman"/>
        </w:rPr>
        <w:t xml:space="preserve">Test Transformer model components such as patch embedding, attention layers, and forward pass outputs. </w:t>
      </w:r>
    </w:p>
    <w:p w14:paraId="48A70F21" w14:textId="77777777" w:rsidR="0090692C" w:rsidRPr="0090692C" w:rsidRDefault="0090692C" w:rsidP="0090692C">
      <w:pPr>
        <w:numPr>
          <w:ilvl w:val="1"/>
          <w:numId w:val="114"/>
        </w:numPr>
        <w:spacing w:line="360" w:lineRule="auto"/>
        <w:jc w:val="both"/>
        <w:rPr>
          <w:rFonts w:ascii="Times New Roman" w:hAnsi="Times New Roman" w:cs="Times New Roman"/>
        </w:rPr>
      </w:pPr>
      <w:r w:rsidRPr="0090692C">
        <w:rPr>
          <w:rFonts w:ascii="Times New Roman" w:hAnsi="Times New Roman" w:cs="Times New Roman"/>
        </w:rPr>
        <w:t xml:space="preserve">Ensure classification logic (Softmax, confidence computation) works correctly. </w:t>
      </w:r>
    </w:p>
    <w:p w14:paraId="4BFC524F" w14:textId="77777777" w:rsidR="0090692C" w:rsidRPr="0090692C" w:rsidRDefault="0090692C" w:rsidP="0090692C">
      <w:pPr>
        <w:numPr>
          <w:ilvl w:val="0"/>
          <w:numId w:val="114"/>
        </w:numPr>
        <w:spacing w:line="360" w:lineRule="auto"/>
        <w:jc w:val="both"/>
        <w:rPr>
          <w:rFonts w:ascii="Times New Roman" w:hAnsi="Times New Roman" w:cs="Times New Roman"/>
          <w:b/>
          <w:bCs/>
        </w:rPr>
      </w:pPr>
      <w:r w:rsidRPr="0090692C">
        <w:rPr>
          <w:rFonts w:ascii="Times New Roman" w:hAnsi="Times New Roman" w:cs="Times New Roman"/>
          <w:b/>
          <w:bCs/>
        </w:rPr>
        <w:t>Tools Used</w:t>
      </w:r>
      <w:r w:rsidRPr="0090692C">
        <w:rPr>
          <w:rFonts w:ascii="Times New Roman" w:hAnsi="Times New Roman" w:cs="Times New Roman"/>
        </w:rPr>
        <w:t xml:space="preserve">: </w:t>
      </w:r>
      <w:proofErr w:type="spellStart"/>
      <w:r w:rsidRPr="0090692C">
        <w:rPr>
          <w:rFonts w:ascii="Times New Roman" w:hAnsi="Times New Roman" w:cs="Times New Roman"/>
        </w:rPr>
        <w:t>pytest</w:t>
      </w:r>
      <w:proofErr w:type="spellEnd"/>
      <w:r w:rsidRPr="0090692C">
        <w:rPr>
          <w:rFonts w:ascii="Times New Roman" w:hAnsi="Times New Roman" w:cs="Times New Roman"/>
        </w:rPr>
        <w:t xml:space="preserve">, </w:t>
      </w:r>
      <w:proofErr w:type="spellStart"/>
      <w:r w:rsidRPr="0090692C">
        <w:rPr>
          <w:rFonts w:ascii="Times New Roman" w:hAnsi="Times New Roman" w:cs="Times New Roman"/>
        </w:rPr>
        <w:t>unittest</w:t>
      </w:r>
      <w:proofErr w:type="spellEnd"/>
      <w:r w:rsidRPr="0090692C">
        <w:rPr>
          <w:rFonts w:ascii="Times New Roman" w:hAnsi="Times New Roman" w:cs="Times New Roman"/>
        </w:rPr>
        <w:t>, custom Python scripts</w:t>
      </w:r>
      <w:r w:rsidRPr="0090692C">
        <w:rPr>
          <w:rFonts w:ascii="Times New Roman" w:hAnsi="Times New Roman" w:cs="Times New Roman"/>
          <w:b/>
          <w:bCs/>
        </w:rPr>
        <w:t xml:space="preserve">. </w:t>
      </w:r>
    </w:p>
    <w:p w14:paraId="65628294" w14:textId="43C9264B" w:rsidR="00CA6A6F" w:rsidRPr="00CA6A6F" w:rsidRDefault="0090692C" w:rsidP="0090692C">
      <w:pPr>
        <w:numPr>
          <w:ilvl w:val="0"/>
          <w:numId w:val="114"/>
        </w:numPr>
        <w:spacing w:line="360" w:lineRule="auto"/>
        <w:jc w:val="both"/>
        <w:rPr>
          <w:rFonts w:ascii="Times New Roman" w:hAnsi="Times New Roman" w:cs="Times New Roman"/>
          <w:b/>
          <w:bCs/>
        </w:rPr>
      </w:pPr>
      <w:r w:rsidRPr="0090692C">
        <w:rPr>
          <w:rFonts w:ascii="Times New Roman" w:hAnsi="Times New Roman" w:cs="Times New Roman"/>
          <w:b/>
          <w:bCs/>
        </w:rPr>
        <w:lastRenderedPageBreak/>
        <w:t xml:space="preserve">Example: </w:t>
      </w:r>
      <w:r w:rsidRPr="0090692C">
        <w:rPr>
          <w:rFonts w:ascii="Times New Roman" w:hAnsi="Times New Roman" w:cs="Times New Roman"/>
        </w:rPr>
        <w:t>Verifying that image normalization scales pixel values to the correct range (0–1).</w:t>
      </w:r>
      <w:r w:rsidRPr="0090692C">
        <w:rPr>
          <w:rFonts w:ascii="Times New Roman" w:hAnsi="Times New Roman" w:cs="Times New Roman"/>
          <w:b/>
          <w:bCs/>
        </w:rPr>
        <w:t xml:space="preserve"> </w:t>
      </w:r>
    </w:p>
    <w:p w14:paraId="756D8A75" w14:textId="76102B85"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2. Integration Testing</w:t>
      </w:r>
    </w:p>
    <w:p w14:paraId="0665A1B8" w14:textId="77777777" w:rsidR="0090692C" w:rsidRPr="0090692C" w:rsidRDefault="0090692C" w:rsidP="0090692C">
      <w:pPr>
        <w:numPr>
          <w:ilvl w:val="0"/>
          <w:numId w:val="115"/>
        </w:numPr>
        <w:spacing w:line="360" w:lineRule="auto"/>
        <w:jc w:val="both"/>
        <w:rPr>
          <w:rFonts w:ascii="Times New Roman" w:hAnsi="Times New Roman" w:cs="Times New Roman"/>
          <w:b/>
          <w:bCs/>
        </w:rPr>
      </w:pPr>
      <w:r w:rsidRPr="0090692C">
        <w:rPr>
          <w:rFonts w:ascii="Times New Roman" w:hAnsi="Times New Roman" w:cs="Times New Roman"/>
          <w:b/>
          <w:bCs/>
        </w:rPr>
        <w:t xml:space="preserve">Definition: </w:t>
      </w:r>
      <w:r w:rsidRPr="0090692C">
        <w:rPr>
          <w:rFonts w:ascii="Times New Roman" w:hAnsi="Times New Roman" w:cs="Times New Roman"/>
        </w:rPr>
        <w:t>Verifying the interaction between multiple modules.</w:t>
      </w:r>
      <w:r w:rsidRPr="0090692C">
        <w:rPr>
          <w:rFonts w:ascii="Times New Roman" w:hAnsi="Times New Roman" w:cs="Times New Roman"/>
          <w:b/>
          <w:bCs/>
        </w:rPr>
        <w:t xml:space="preserve"> </w:t>
      </w:r>
    </w:p>
    <w:p w14:paraId="03F9C306" w14:textId="77777777" w:rsidR="0090692C" w:rsidRPr="0090692C" w:rsidRDefault="0090692C" w:rsidP="0090692C">
      <w:pPr>
        <w:numPr>
          <w:ilvl w:val="0"/>
          <w:numId w:val="115"/>
        </w:numPr>
        <w:spacing w:line="360" w:lineRule="auto"/>
        <w:jc w:val="both"/>
        <w:rPr>
          <w:rFonts w:ascii="Times New Roman" w:hAnsi="Times New Roman" w:cs="Times New Roman"/>
          <w:b/>
          <w:bCs/>
        </w:rPr>
      </w:pPr>
      <w:r w:rsidRPr="0090692C">
        <w:rPr>
          <w:rFonts w:ascii="Times New Roman" w:hAnsi="Times New Roman" w:cs="Times New Roman"/>
          <w:b/>
          <w:bCs/>
        </w:rPr>
        <w:t xml:space="preserve">Scope in Project: </w:t>
      </w:r>
    </w:p>
    <w:p w14:paraId="1FBB72FB" w14:textId="77777777" w:rsidR="0090692C" w:rsidRPr="0090692C" w:rsidRDefault="0090692C" w:rsidP="0090692C">
      <w:pPr>
        <w:numPr>
          <w:ilvl w:val="1"/>
          <w:numId w:val="115"/>
        </w:numPr>
        <w:spacing w:line="360" w:lineRule="auto"/>
        <w:jc w:val="both"/>
        <w:rPr>
          <w:rFonts w:ascii="Times New Roman" w:hAnsi="Times New Roman" w:cs="Times New Roman"/>
        </w:rPr>
      </w:pPr>
      <w:r w:rsidRPr="0090692C">
        <w:rPr>
          <w:rFonts w:ascii="Times New Roman" w:hAnsi="Times New Roman" w:cs="Times New Roman"/>
        </w:rPr>
        <w:t xml:space="preserve">Link data preprocessing with feature extraction and model inference. </w:t>
      </w:r>
    </w:p>
    <w:p w14:paraId="7536CAB1" w14:textId="77777777" w:rsidR="0090692C" w:rsidRPr="0090692C" w:rsidRDefault="0090692C" w:rsidP="0090692C">
      <w:pPr>
        <w:numPr>
          <w:ilvl w:val="1"/>
          <w:numId w:val="115"/>
        </w:numPr>
        <w:spacing w:line="360" w:lineRule="auto"/>
        <w:jc w:val="both"/>
        <w:rPr>
          <w:rFonts w:ascii="Times New Roman" w:hAnsi="Times New Roman" w:cs="Times New Roman"/>
        </w:rPr>
      </w:pPr>
      <w:r w:rsidRPr="0090692C">
        <w:rPr>
          <w:rFonts w:ascii="Times New Roman" w:hAnsi="Times New Roman" w:cs="Times New Roman"/>
        </w:rPr>
        <w:t xml:space="preserve">Ensure processed image tensors are compatible with Transformer input requirements. </w:t>
      </w:r>
    </w:p>
    <w:p w14:paraId="520ADB64" w14:textId="77777777" w:rsidR="0090692C" w:rsidRPr="0090692C" w:rsidRDefault="0090692C" w:rsidP="0090692C">
      <w:pPr>
        <w:numPr>
          <w:ilvl w:val="1"/>
          <w:numId w:val="115"/>
        </w:numPr>
        <w:spacing w:line="360" w:lineRule="auto"/>
        <w:jc w:val="both"/>
        <w:rPr>
          <w:rFonts w:ascii="Times New Roman" w:hAnsi="Times New Roman" w:cs="Times New Roman"/>
        </w:rPr>
      </w:pPr>
      <w:r w:rsidRPr="0090692C">
        <w:rPr>
          <w:rFonts w:ascii="Times New Roman" w:hAnsi="Times New Roman" w:cs="Times New Roman"/>
        </w:rPr>
        <w:t xml:space="preserve">Test full pipeline flow: image → preprocessing → feature extraction → classification → result display. </w:t>
      </w:r>
    </w:p>
    <w:p w14:paraId="058F652C" w14:textId="77777777" w:rsidR="0090692C" w:rsidRPr="0090692C" w:rsidRDefault="0090692C" w:rsidP="0090692C">
      <w:pPr>
        <w:numPr>
          <w:ilvl w:val="0"/>
          <w:numId w:val="115"/>
        </w:numPr>
        <w:spacing w:line="360" w:lineRule="auto"/>
        <w:jc w:val="both"/>
        <w:rPr>
          <w:rFonts w:ascii="Times New Roman" w:hAnsi="Times New Roman" w:cs="Times New Roman"/>
          <w:b/>
          <w:bCs/>
        </w:rPr>
      </w:pPr>
      <w:r w:rsidRPr="0090692C">
        <w:rPr>
          <w:rFonts w:ascii="Times New Roman" w:hAnsi="Times New Roman" w:cs="Times New Roman"/>
          <w:b/>
          <w:bCs/>
        </w:rPr>
        <w:t xml:space="preserve">Importance: </w:t>
      </w:r>
      <w:r w:rsidRPr="0090692C">
        <w:rPr>
          <w:rFonts w:ascii="Times New Roman" w:hAnsi="Times New Roman" w:cs="Times New Roman"/>
        </w:rPr>
        <w:t>Detects interface errors, such as shape mismatches or incompatible tensor types.</w:t>
      </w:r>
      <w:r w:rsidRPr="0090692C">
        <w:rPr>
          <w:rFonts w:ascii="Times New Roman" w:hAnsi="Times New Roman" w:cs="Times New Roman"/>
          <w:b/>
          <w:bCs/>
        </w:rPr>
        <w:t xml:space="preserve"> </w:t>
      </w:r>
    </w:p>
    <w:p w14:paraId="6330BAA2" w14:textId="3BABEE95" w:rsidR="0090692C" w:rsidRPr="0090692C" w:rsidRDefault="0090692C" w:rsidP="0090692C">
      <w:pPr>
        <w:numPr>
          <w:ilvl w:val="0"/>
          <w:numId w:val="115"/>
        </w:numPr>
        <w:spacing w:line="360" w:lineRule="auto"/>
        <w:jc w:val="both"/>
        <w:rPr>
          <w:rFonts w:ascii="Times New Roman" w:hAnsi="Times New Roman" w:cs="Times New Roman"/>
          <w:b/>
          <w:bCs/>
        </w:rPr>
      </w:pPr>
      <w:r w:rsidRPr="0090692C">
        <w:rPr>
          <w:rFonts w:ascii="Times New Roman" w:hAnsi="Times New Roman" w:cs="Times New Roman"/>
          <w:b/>
          <w:bCs/>
        </w:rPr>
        <w:t xml:space="preserve">Example: </w:t>
      </w:r>
      <w:r w:rsidRPr="0090692C">
        <w:rPr>
          <w:rFonts w:ascii="Times New Roman" w:hAnsi="Times New Roman" w:cs="Times New Roman"/>
        </w:rPr>
        <w:t xml:space="preserve">Checking if </w:t>
      </w:r>
      <w:proofErr w:type="spellStart"/>
      <w:r w:rsidRPr="0090692C">
        <w:rPr>
          <w:rFonts w:ascii="Times New Roman" w:hAnsi="Times New Roman" w:cs="Times New Roman"/>
        </w:rPr>
        <w:t>preprocessed</w:t>
      </w:r>
      <w:proofErr w:type="spellEnd"/>
      <w:r w:rsidRPr="0090692C">
        <w:rPr>
          <w:rFonts w:ascii="Times New Roman" w:hAnsi="Times New Roman" w:cs="Times New Roman"/>
        </w:rPr>
        <w:t xml:space="preserve"> currency images are correctly consumed by the Transformer model for classification.</w:t>
      </w:r>
      <w:r w:rsidRPr="0090692C">
        <w:rPr>
          <w:rFonts w:ascii="Times New Roman" w:hAnsi="Times New Roman" w:cs="Times New Roman"/>
          <w:b/>
          <w:bCs/>
        </w:rPr>
        <w:t xml:space="preserve"> </w:t>
      </w:r>
    </w:p>
    <w:p w14:paraId="5F74CD70"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3. System Testing (End-to-End Testing)</w:t>
      </w:r>
    </w:p>
    <w:p w14:paraId="1EFA33CE" w14:textId="77777777" w:rsidR="0090692C" w:rsidRPr="0090692C" w:rsidRDefault="0090692C" w:rsidP="0090692C">
      <w:pPr>
        <w:numPr>
          <w:ilvl w:val="0"/>
          <w:numId w:val="116"/>
        </w:numPr>
        <w:spacing w:line="360" w:lineRule="auto"/>
        <w:jc w:val="both"/>
        <w:rPr>
          <w:rFonts w:ascii="Times New Roman" w:hAnsi="Times New Roman" w:cs="Times New Roman"/>
          <w:b/>
          <w:bCs/>
        </w:rPr>
      </w:pPr>
      <w:r w:rsidRPr="0090692C">
        <w:rPr>
          <w:rFonts w:ascii="Times New Roman" w:hAnsi="Times New Roman" w:cs="Times New Roman"/>
          <w:b/>
          <w:bCs/>
        </w:rPr>
        <w:t xml:space="preserve">Definition: </w:t>
      </w:r>
      <w:r w:rsidRPr="0090692C">
        <w:rPr>
          <w:rFonts w:ascii="Times New Roman" w:hAnsi="Times New Roman" w:cs="Times New Roman"/>
        </w:rPr>
        <w:t>Validating the entire application workflow in real-use scenarios.</w:t>
      </w:r>
      <w:r w:rsidRPr="0090692C">
        <w:rPr>
          <w:rFonts w:ascii="Times New Roman" w:hAnsi="Times New Roman" w:cs="Times New Roman"/>
          <w:b/>
          <w:bCs/>
        </w:rPr>
        <w:t xml:space="preserve"> </w:t>
      </w:r>
    </w:p>
    <w:p w14:paraId="7FA231CF" w14:textId="77777777" w:rsidR="0090692C" w:rsidRPr="0090692C" w:rsidRDefault="0090692C" w:rsidP="0090692C">
      <w:pPr>
        <w:numPr>
          <w:ilvl w:val="0"/>
          <w:numId w:val="116"/>
        </w:numPr>
        <w:spacing w:line="360" w:lineRule="auto"/>
        <w:jc w:val="both"/>
        <w:rPr>
          <w:rFonts w:ascii="Times New Roman" w:hAnsi="Times New Roman" w:cs="Times New Roman"/>
          <w:b/>
          <w:bCs/>
        </w:rPr>
      </w:pPr>
      <w:r w:rsidRPr="0090692C">
        <w:rPr>
          <w:rFonts w:ascii="Times New Roman" w:hAnsi="Times New Roman" w:cs="Times New Roman"/>
          <w:b/>
          <w:bCs/>
        </w:rPr>
        <w:t xml:space="preserve">Scope in Project: </w:t>
      </w:r>
    </w:p>
    <w:p w14:paraId="0C5DD973" w14:textId="77777777" w:rsidR="0090692C" w:rsidRPr="0090692C" w:rsidRDefault="0090692C" w:rsidP="0090692C">
      <w:pPr>
        <w:numPr>
          <w:ilvl w:val="1"/>
          <w:numId w:val="116"/>
        </w:numPr>
        <w:spacing w:line="360" w:lineRule="auto"/>
        <w:jc w:val="both"/>
        <w:rPr>
          <w:rFonts w:ascii="Times New Roman" w:hAnsi="Times New Roman" w:cs="Times New Roman"/>
        </w:rPr>
      </w:pPr>
      <w:r w:rsidRPr="0090692C">
        <w:rPr>
          <w:rFonts w:ascii="Times New Roman" w:hAnsi="Times New Roman" w:cs="Times New Roman"/>
        </w:rPr>
        <w:t>Start with a user uploading a currency image through the GUI/</w:t>
      </w:r>
      <w:proofErr w:type="spellStart"/>
      <w:r w:rsidRPr="0090692C">
        <w:rPr>
          <w:rFonts w:ascii="Times New Roman" w:hAnsi="Times New Roman" w:cs="Times New Roman"/>
        </w:rPr>
        <w:t>Streamlit</w:t>
      </w:r>
      <w:proofErr w:type="spellEnd"/>
      <w:r w:rsidRPr="0090692C">
        <w:rPr>
          <w:rFonts w:ascii="Times New Roman" w:hAnsi="Times New Roman" w:cs="Times New Roman"/>
        </w:rPr>
        <w:t xml:space="preserve"> interface. </w:t>
      </w:r>
    </w:p>
    <w:p w14:paraId="076BBF03" w14:textId="77777777" w:rsidR="0090692C" w:rsidRPr="0090692C" w:rsidRDefault="0090692C" w:rsidP="0090692C">
      <w:pPr>
        <w:numPr>
          <w:ilvl w:val="1"/>
          <w:numId w:val="116"/>
        </w:numPr>
        <w:spacing w:line="360" w:lineRule="auto"/>
        <w:jc w:val="both"/>
        <w:rPr>
          <w:rFonts w:ascii="Times New Roman" w:hAnsi="Times New Roman" w:cs="Times New Roman"/>
        </w:rPr>
      </w:pPr>
      <w:r w:rsidRPr="0090692C">
        <w:rPr>
          <w:rFonts w:ascii="Times New Roman" w:hAnsi="Times New Roman" w:cs="Times New Roman"/>
        </w:rPr>
        <w:t xml:space="preserve">Preprocess the image, extract features using the Transformer, classify as REAL or FAKE, and display results. </w:t>
      </w:r>
    </w:p>
    <w:p w14:paraId="4B8B8C56" w14:textId="77777777" w:rsidR="0090692C" w:rsidRPr="0090692C" w:rsidRDefault="0090692C" w:rsidP="0090692C">
      <w:pPr>
        <w:numPr>
          <w:ilvl w:val="1"/>
          <w:numId w:val="116"/>
        </w:numPr>
        <w:spacing w:line="360" w:lineRule="auto"/>
        <w:jc w:val="both"/>
        <w:rPr>
          <w:rFonts w:ascii="Times New Roman" w:hAnsi="Times New Roman" w:cs="Times New Roman"/>
        </w:rPr>
      </w:pPr>
      <w:r w:rsidRPr="0090692C">
        <w:rPr>
          <w:rFonts w:ascii="Times New Roman" w:hAnsi="Times New Roman" w:cs="Times New Roman"/>
        </w:rPr>
        <w:t xml:space="preserve">Ensure all modules work together seamlessly. </w:t>
      </w:r>
    </w:p>
    <w:p w14:paraId="4393AC90" w14:textId="77777777" w:rsidR="0090692C" w:rsidRPr="0090692C" w:rsidRDefault="0090692C" w:rsidP="0090692C">
      <w:pPr>
        <w:numPr>
          <w:ilvl w:val="0"/>
          <w:numId w:val="116"/>
        </w:numPr>
        <w:spacing w:line="360" w:lineRule="auto"/>
        <w:jc w:val="both"/>
        <w:rPr>
          <w:rFonts w:ascii="Times New Roman" w:hAnsi="Times New Roman" w:cs="Times New Roman"/>
          <w:b/>
          <w:bCs/>
        </w:rPr>
      </w:pPr>
      <w:r w:rsidRPr="0090692C">
        <w:rPr>
          <w:rFonts w:ascii="Times New Roman" w:hAnsi="Times New Roman" w:cs="Times New Roman"/>
          <w:b/>
          <w:bCs/>
        </w:rPr>
        <w:t xml:space="preserve">Expected Outcome: </w:t>
      </w:r>
      <w:r w:rsidRPr="0090692C">
        <w:rPr>
          <w:rFonts w:ascii="Times New Roman" w:hAnsi="Times New Roman" w:cs="Times New Roman"/>
        </w:rPr>
        <w:t>Fully functional fake currency detection system that provides accurate predictions.</w:t>
      </w:r>
      <w:r w:rsidRPr="0090692C">
        <w:rPr>
          <w:rFonts w:ascii="Times New Roman" w:hAnsi="Times New Roman" w:cs="Times New Roman"/>
          <w:b/>
          <w:bCs/>
        </w:rPr>
        <w:t xml:space="preserve"> </w:t>
      </w:r>
    </w:p>
    <w:p w14:paraId="7BEACAEE" w14:textId="4ECF9110" w:rsidR="0090692C" w:rsidRPr="0090692C" w:rsidRDefault="0090692C" w:rsidP="0090692C">
      <w:pPr>
        <w:numPr>
          <w:ilvl w:val="0"/>
          <w:numId w:val="116"/>
        </w:numPr>
        <w:spacing w:line="360" w:lineRule="auto"/>
        <w:jc w:val="both"/>
        <w:rPr>
          <w:rFonts w:ascii="Times New Roman" w:hAnsi="Times New Roman" w:cs="Times New Roman"/>
          <w:b/>
          <w:bCs/>
        </w:rPr>
      </w:pPr>
      <w:r w:rsidRPr="0090692C">
        <w:rPr>
          <w:rFonts w:ascii="Times New Roman" w:hAnsi="Times New Roman" w:cs="Times New Roman"/>
          <w:b/>
          <w:bCs/>
        </w:rPr>
        <w:t xml:space="preserve">Example: </w:t>
      </w:r>
      <w:r w:rsidRPr="0090692C">
        <w:rPr>
          <w:rFonts w:ascii="Times New Roman" w:hAnsi="Times New Roman" w:cs="Times New Roman"/>
        </w:rPr>
        <w:t>A user uploads a 500 INR note, and the system correctly identifies it as REAL or FAKE.</w:t>
      </w:r>
      <w:r w:rsidRPr="0090692C">
        <w:rPr>
          <w:rFonts w:ascii="Times New Roman" w:hAnsi="Times New Roman" w:cs="Times New Roman"/>
          <w:b/>
          <w:bCs/>
        </w:rPr>
        <w:t xml:space="preserve"> </w:t>
      </w:r>
    </w:p>
    <w:p w14:paraId="797815BA"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lastRenderedPageBreak/>
        <w:t>4. Regression Testing</w:t>
      </w:r>
    </w:p>
    <w:p w14:paraId="0EE677C9" w14:textId="77777777" w:rsidR="0090692C" w:rsidRPr="0090692C" w:rsidRDefault="0090692C" w:rsidP="0090692C">
      <w:pPr>
        <w:numPr>
          <w:ilvl w:val="0"/>
          <w:numId w:val="117"/>
        </w:numPr>
        <w:spacing w:line="360" w:lineRule="auto"/>
        <w:jc w:val="both"/>
        <w:rPr>
          <w:rFonts w:ascii="Times New Roman" w:hAnsi="Times New Roman" w:cs="Times New Roman"/>
        </w:rPr>
      </w:pPr>
      <w:r w:rsidRPr="0090692C">
        <w:rPr>
          <w:rFonts w:ascii="Times New Roman" w:hAnsi="Times New Roman" w:cs="Times New Roman"/>
          <w:b/>
          <w:bCs/>
        </w:rPr>
        <w:t xml:space="preserve">Definition: </w:t>
      </w:r>
      <w:r w:rsidRPr="0090692C">
        <w:rPr>
          <w:rFonts w:ascii="Times New Roman" w:hAnsi="Times New Roman" w:cs="Times New Roman"/>
        </w:rPr>
        <w:t xml:space="preserve">Ensuring updates or changes do not break existing functionality. </w:t>
      </w:r>
    </w:p>
    <w:p w14:paraId="3A8E0D32" w14:textId="77777777" w:rsidR="0090692C" w:rsidRPr="0090692C" w:rsidRDefault="0090692C" w:rsidP="0090692C">
      <w:pPr>
        <w:numPr>
          <w:ilvl w:val="0"/>
          <w:numId w:val="117"/>
        </w:numPr>
        <w:spacing w:line="360" w:lineRule="auto"/>
        <w:jc w:val="both"/>
        <w:rPr>
          <w:rFonts w:ascii="Times New Roman" w:hAnsi="Times New Roman" w:cs="Times New Roman"/>
          <w:b/>
          <w:bCs/>
        </w:rPr>
      </w:pPr>
      <w:r w:rsidRPr="0090692C">
        <w:rPr>
          <w:rFonts w:ascii="Times New Roman" w:hAnsi="Times New Roman" w:cs="Times New Roman"/>
          <w:b/>
          <w:bCs/>
        </w:rPr>
        <w:t xml:space="preserve">Scope in Project: </w:t>
      </w:r>
    </w:p>
    <w:p w14:paraId="769D1353" w14:textId="77777777" w:rsidR="0090692C" w:rsidRPr="0090692C" w:rsidRDefault="0090692C" w:rsidP="0090692C">
      <w:pPr>
        <w:numPr>
          <w:ilvl w:val="1"/>
          <w:numId w:val="117"/>
        </w:numPr>
        <w:spacing w:line="360" w:lineRule="auto"/>
        <w:jc w:val="both"/>
        <w:rPr>
          <w:rFonts w:ascii="Times New Roman" w:hAnsi="Times New Roman" w:cs="Times New Roman"/>
        </w:rPr>
      </w:pPr>
      <w:r w:rsidRPr="0090692C">
        <w:rPr>
          <w:rFonts w:ascii="Times New Roman" w:hAnsi="Times New Roman" w:cs="Times New Roman"/>
        </w:rPr>
        <w:t xml:space="preserve">After modifying model architecture, retrain and rerun tests to confirm consistency. </w:t>
      </w:r>
    </w:p>
    <w:p w14:paraId="02FB4108" w14:textId="77777777" w:rsidR="0090692C" w:rsidRPr="0090692C" w:rsidRDefault="0090692C" w:rsidP="0090692C">
      <w:pPr>
        <w:numPr>
          <w:ilvl w:val="1"/>
          <w:numId w:val="117"/>
        </w:numPr>
        <w:spacing w:line="360" w:lineRule="auto"/>
        <w:jc w:val="both"/>
        <w:rPr>
          <w:rFonts w:ascii="Times New Roman" w:hAnsi="Times New Roman" w:cs="Times New Roman"/>
        </w:rPr>
      </w:pPr>
      <w:r w:rsidRPr="0090692C">
        <w:rPr>
          <w:rFonts w:ascii="Times New Roman" w:hAnsi="Times New Roman" w:cs="Times New Roman"/>
        </w:rPr>
        <w:t xml:space="preserve">Recheck preprocessing steps after adding new image augmentations. </w:t>
      </w:r>
    </w:p>
    <w:p w14:paraId="7BFA7657" w14:textId="77777777" w:rsidR="0090692C" w:rsidRPr="0090692C" w:rsidRDefault="0090692C" w:rsidP="0090692C">
      <w:pPr>
        <w:numPr>
          <w:ilvl w:val="0"/>
          <w:numId w:val="117"/>
        </w:numPr>
        <w:spacing w:line="360" w:lineRule="auto"/>
        <w:jc w:val="both"/>
        <w:rPr>
          <w:rFonts w:ascii="Times New Roman" w:hAnsi="Times New Roman" w:cs="Times New Roman"/>
          <w:b/>
          <w:bCs/>
        </w:rPr>
      </w:pPr>
      <w:r w:rsidRPr="0090692C">
        <w:rPr>
          <w:rFonts w:ascii="Times New Roman" w:hAnsi="Times New Roman" w:cs="Times New Roman"/>
          <w:b/>
          <w:bCs/>
        </w:rPr>
        <w:t xml:space="preserve">Frequency: </w:t>
      </w:r>
      <w:r w:rsidRPr="0090692C">
        <w:rPr>
          <w:rFonts w:ascii="Times New Roman" w:hAnsi="Times New Roman" w:cs="Times New Roman"/>
        </w:rPr>
        <w:t>Performed after each significant code change or feature addition.</w:t>
      </w:r>
      <w:r w:rsidRPr="0090692C">
        <w:rPr>
          <w:rFonts w:ascii="Times New Roman" w:hAnsi="Times New Roman" w:cs="Times New Roman"/>
          <w:b/>
          <w:bCs/>
        </w:rPr>
        <w:t xml:space="preserve"> </w:t>
      </w:r>
    </w:p>
    <w:p w14:paraId="1CC72CED" w14:textId="5CB230EE" w:rsidR="0090692C" w:rsidRPr="0090692C" w:rsidRDefault="0090692C" w:rsidP="0090692C">
      <w:pPr>
        <w:numPr>
          <w:ilvl w:val="0"/>
          <w:numId w:val="117"/>
        </w:numPr>
        <w:spacing w:line="360" w:lineRule="auto"/>
        <w:jc w:val="both"/>
        <w:rPr>
          <w:rFonts w:ascii="Times New Roman" w:hAnsi="Times New Roman" w:cs="Times New Roman"/>
          <w:b/>
          <w:bCs/>
        </w:rPr>
      </w:pPr>
      <w:r w:rsidRPr="0090692C">
        <w:rPr>
          <w:rFonts w:ascii="Times New Roman" w:hAnsi="Times New Roman" w:cs="Times New Roman"/>
          <w:b/>
          <w:bCs/>
        </w:rPr>
        <w:t xml:space="preserve">Example: </w:t>
      </w:r>
      <w:r w:rsidRPr="0090692C">
        <w:rPr>
          <w:rFonts w:ascii="Times New Roman" w:hAnsi="Times New Roman" w:cs="Times New Roman"/>
        </w:rPr>
        <w:t>Verifying that previously tested 1000 INR images are still correctly classified after adding batch processing support.</w:t>
      </w:r>
      <w:r w:rsidRPr="0090692C">
        <w:rPr>
          <w:rFonts w:ascii="Times New Roman" w:hAnsi="Times New Roman" w:cs="Times New Roman"/>
          <w:b/>
          <w:bCs/>
        </w:rPr>
        <w:t xml:space="preserve"> </w:t>
      </w:r>
    </w:p>
    <w:p w14:paraId="20133167"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5. Performance Testing</w:t>
      </w:r>
    </w:p>
    <w:p w14:paraId="1B5B03D4" w14:textId="77777777" w:rsidR="0090692C" w:rsidRPr="0090692C" w:rsidRDefault="0090692C" w:rsidP="0090692C">
      <w:pPr>
        <w:numPr>
          <w:ilvl w:val="0"/>
          <w:numId w:val="118"/>
        </w:numPr>
        <w:spacing w:line="360" w:lineRule="auto"/>
        <w:jc w:val="both"/>
        <w:rPr>
          <w:rFonts w:ascii="Times New Roman" w:hAnsi="Times New Roman" w:cs="Times New Roman"/>
          <w:b/>
          <w:bCs/>
        </w:rPr>
      </w:pPr>
      <w:r w:rsidRPr="0090692C">
        <w:rPr>
          <w:rFonts w:ascii="Times New Roman" w:hAnsi="Times New Roman" w:cs="Times New Roman"/>
          <w:b/>
          <w:bCs/>
        </w:rPr>
        <w:t xml:space="preserve">Definition: </w:t>
      </w:r>
      <w:r w:rsidRPr="0090692C">
        <w:rPr>
          <w:rFonts w:ascii="Times New Roman" w:hAnsi="Times New Roman" w:cs="Times New Roman"/>
        </w:rPr>
        <w:t xml:space="preserve">Evaluating system responsiveness, speed, and resource usage. </w:t>
      </w:r>
    </w:p>
    <w:p w14:paraId="0DAE9377" w14:textId="77777777" w:rsidR="0090692C" w:rsidRPr="0090692C" w:rsidRDefault="0090692C" w:rsidP="0090692C">
      <w:pPr>
        <w:numPr>
          <w:ilvl w:val="0"/>
          <w:numId w:val="118"/>
        </w:numPr>
        <w:spacing w:line="360" w:lineRule="auto"/>
        <w:jc w:val="both"/>
        <w:rPr>
          <w:rFonts w:ascii="Times New Roman" w:hAnsi="Times New Roman" w:cs="Times New Roman"/>
          <w:b/>
          <w:bCs/>
        </w:rPr>
      </w:pPr>
      <w:r w:rsidRPr="0090692C">
        <w:rPr>
          <w:rFonts w:ascii="Times New Roman" w:hAnsi="Times New Roman" w:cs="Times New Roman"/>
          <w:b/>
          <w:bCs/>
        </w:rPr>
        <w:t xml:space="preserve">Scope in Project: </w:t>
      </w:r>
    </w:p>
    <w:p w14:paraId="7D5BFF96" w14:textId="77777777" w:rsidR="0090692C" w:rsidRPr="0090692C" w:rsidRDefault="0090692C" w:rsidP="0090692C">
      <w:pPr>
        <w:numPr>
          <w:ilvl w:val="1"/>
          <w:numId w:val="118"/>
        </w:numPr>
        <w:spacing w:line="360" w:lineRule="auto"/>
        <w:jc w:val="both"/>
        <w:rPr>
          <w:rFonts w:ascii="Times New Roman" w:hAnsi="Times New Roman" w:cs="Times New Roman"/>
        </w:rPr>
      </w:pPr>
      <w:r w:rsidRPr="0090692C">
        <w:rPr>
          <w:rFonts w:ascii="Times New Roman" w:hAnsi="Times New Roman" w:cs="Times New Roman"/>
        </w:rPr>
        <w:t xml:space="preserve">Measure Transformer model training and inference time for single and batch images. </w:t>
      </w:r>
    </w:p>
    <w:p w14:paraId="4D692902" w14:textId="77777777" w:rsidR="0090692C" w:rsidRPr="0090692C" w:rsidRDefault="0090692C" w:rsidP="0090692C">
      <w:pPr>
        <w:numPr>
          <w:ilvl w:val="1"/>
          <w:numId w:val="118"/>
        </w:numPr>
        <w:spacing w:line="360" w:lineRule="auto"/>
        <w:jc w:val="both"/>
        <w:rPr>
          <w:rFonts w:ascii="Times New Roman" w:hAnsi="Times New Roman" w:cs="Times New Roman"/>
        </w:rPr>
      </w:pPr>
      <w:r w:rsidRPr="0090692C">
        <w:rPr>
          <w:rFonts w:ascii="Times New Roman" w:hAnsi="Times New Roman" w:cs="Times New Roman"/>
        </w:rPr>
        <w:t xml:space="preserve">Benchmark CPU/GPU usage and memory consumption during large-scale image processing. </w:t>
      </w:r>
    </w:p>
    <w:p w14:paraId="565713F5" w14:textId="77777777" w:rsidR="0090692C" w:rsidRPr="0090692C" w:rsidRDefault="0090692C" w:rsidP="0090692C">
      <w:pPr>
        <w:numPr>
          <w:ilvl w:val="0"/>
          <w:numId w:val="118"/>
        </w:numPr>
        <w:spacing w:line="360" w:lineRule="auto"/>
        <w:jc w:val="both"/>
        <w:rPr>
          <w:rFonts w:ascii="Times New Roman" w:hAnsi="Times New Roman" w:cs="Times New Roman"/>
          <w:b/>
          <w:bCs/>
        </w:rPr>
      </w:pPr>
      <w:r w:rsidRPr="0090692C">
        <w:rPr>
          <w:rFonts w:ascii="Times New Roman" w:hAnsi="Times New Roman" w:cs="Times New Roman"/>
          <w:b/>
          <w:bCs/>
        </w:rPr>
        <w:t xml:space="preserve">Goals: </w:t>
      </w:r>
    </w:p>
    <w:p w14:paraId="65A57CDC" w14:textId="77777777" w:rsidR="0090692C" w:rsidRPr="0090692C" w:rsidRDefault="0090692C" w:rsidP="0090692C">
      <w:pPr>
        <w:numPr>
          <w:ilvl w:val="1"/>
          <w:numId w:val="118"/>
        </w:numPr>
        <w:spacing w:line="360" w:lineRule="auto"/>
        <w:jc w:val="both"/>
        <w:rPr>
          <w:rFonts w:ascii="Times New Roman" w:hAnsi="Times New Roman" w:cs="Times New Roman"/>
        </w:rPr>
      </w:pPr>
      <w:r w:rsidRPr="0090692C">
        <w:rPr>
          <w:rFonts w:ascii="Times New Roman" w:hAnsi="Times New Roman" w:cs="Times New Roman"/>
        </w:rPr>
        <w:t xml:space="preserve">Ensure the system can handle multiple currency images efficiently. </w:t>
      </w:r>
    </w:p>
    <w:p w14:paraId="18B4027A" w14:textId="77777777" w:rsidR="0090692C" w:rsidRPr="0090692C" w:rsidRDefault="0090692C" w:rsidP="0090692C">
      <w:pPr>
        <w:numPr>
          <w:ilvl w:val="1"/>
          <w:numId w:val="118"/>
        </w:numPr>
        <w:spacing w:line="360" w:lineRule="auto"/>
        <w:jc w:val="both"/>
        <w:rPr>
          <w:rFonts w:ascii="Times New Roman" w:hAnsi="Times New Roman" w:cs="Times New Roman"/>
        </w:rPr>
      </w:pPr>
      <w:r w:rsidRPr="0090692C">
        <w:rPr>
          <w:rFonts w:ascii="Times New Roman" w:hAnsi="Times New Roman" w:cs="Times New Roman"/>
        </w:rPr>
        <w:t xml:space="preserve">Avoid slowdowns in GUI or real-time detection scenarios. </w:t>
      </w:r>
    </w:p>
    <w:p w14:paraId="5C0A5067" w14:textId="18F28870" w:rsidR="0090692C" w:rsidRPr="0090692C" w:rsidRDefault="0090692C" w:rsidP="0090692C">
      <w:pPr>
        <w:numPr>
          <w:ilvl w:val="0"/>
          <w:numId w:val="118"/>
        </w:numPr>
        <w:spacing w:line="360" w:lineRule="auto"/>
        <w:jc w:val="both"/>
        <w:rPr>
          <w:rFonts w:ascii="Times New Roman" w:hAnsi="Times New Roman" w:cs="Times New Roman"/>
          <w:b/>
          <w:bCs/>
        </w:rPr>
      </w:pPr>
      <w:r w:rsidRPr="0090692C">
        <w:rPr>
          <w:rFonts w:ascii="Times New Roman" w:hAnsi="Times New Roman" w:cs="Times New Roman"/>
          <w:b/>
          <w:bCs/>
        </w:rPr>
        <w:t xml:space="preserve">Example: </w:t>
      </w:r>
      <w:r w:rsidRPr="0090692C">
        <w:rPr>
          <w:rFonts w:ascii="Times New Roman" w:hAnsi="Times New Roman" w:cs="Times New Roman"/>
        </w:rPr>
        <w:t>Recording inference time for 50 vs 500 images to ensure acceptable latency.</w:t>
      </w:r>
      <w:r w:rsidRPr="0090692C">
        <w:rPr>
          <w:rFonts w:ascii="Times New Roman" w:hAnsi="Times New Roman" w:cs="Times New Roman"/>
          <w:b/>
          <w:bCs/>
        </w:rPr>
        <w:t xml:space="preserve"> </w:t>
      </w:r>
    </w:p>
    <w:p w14:paraId="12BB6BC4"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6. User Acceptance Testing (UAT)</w:t>
      </w:r>
    </w:p>
    <w:p w14:paraId="3B220AB5" w14:textId="77777777" w:rsidR="0090692C" w:rsidRPr="0090692C" w:rsidRDefault="0090692C" w:rsidP="0090692C">
      <w:pPr>
        <w:numPr>
          <w:ilvl w:val="0"/>
          <w:numId w:val="119"/>
        </w:numPr>
        <w:spacing w:line="360" w:lineRule="auto"/>
        <w:jc w:val="both"/>
        <w:rPr>
          <w:rFonts w:ascii="Times New Roman" w:hAnsi="Times New Roman" w:cs="Times New Roman"/>
          <w:b/>
          <w:bCs/>
        </w:rPr>
      </w:pPr>
      <w:r w:rsidRPr="0090692C">
        <w:rPr>
          <w:rFonts w:ascii="Times New Roman" w:hAnsi="Times New Roman" w:cs="Times New Roman"/>
          <w:b/>
          <w:bCs/>
        </w:rPr>
        <w:t xml:space="preserve">Definition: </w:t>
      </w:r>
      <w:r w:rsidRPr="0090692C">
        <w:rPr>
          <w:rFonts w:ascii="Times New Roman" w:hAnsi="Times New Roman" w:cs="Times New Roman"/>
        </w:rPr>
        <w:t>Testing the system with real or potential users to validate usability and results</w:t>
      </w:r>
      <w:r w:rsidRPr="0090692C">
        <w:rPr>
          <w:rFonts w:ascii="Times New Roman" w:hAnsi="Times New Roman" w:cs="Times New Roman"/>
          <w:b/>
          <w:bCs/>
        </w:rPr>
        <w:t xml:space="preserve">. </w:t>
      </w:r>
    </w:p>
    <w:p w14:paraId="240186B1" w14:textId="77777777" w:rsidR="0090692C" w:rsidRPr="0090692C" w:rsidRDefault="0090692C" w:rsidP="0090692C">
      <w:pPr>
        <w:numPr>
          <w:ilvl w:val="0"/>
          <w:numId w:val="119"/>
        </w:numPr>
        <w:spacing w:line="360" w:lineRule="auto"/>
        <w:jc w:val="both"/>
        <w:rPr>
          <w:rFonts w:ascii="Times New Roman" w:hAnsi="Times New Roman" w:cs="Times New Roman"/>
          <w:b/>
          <w:bCs/>
        </w:rPr>
      </w:pPr>
      <w:r w:rsidRPr="0090692C">
        <w:rPr>
          <w:rFonts w:ascii="Times New Roman" w:hAnsi="Times New Roman" w:cs="Times New Roman"/>
          <w:b/>
          <w:bCs/>
        </w:rPr>
        <w:t xml:space="preserve">Scope in Project: </w:t>
      </w:r>
    </w:p>
    <w:p w14:paraId="6998EBF8" w14:textId="77777777" w:rsidR="0090692C" w:rsidRPr="0090692C" w:rsidRDefault="0090692C" w:rsidP="0090692C">
      <w:pPr>
        <w:numPr>
          <w:ilvl w:val="1"/>
          <w:numId w:val="119"/>
        </w:numPr>
        <w:spacing w:line="360" w:lineRule="auto"/>
        <w:jc w:val="both"/>
        <w:rPr>
          <w:rFonts w:ascii="Times New Roman" w:hAnsi="Times New Roman" w:cs="Times New Roman"/>
        </w:rPr>
      </w:pPr>
      <w:r w:rsidRPr="0090692C">
        <w:rPr>
          <w:rFonts w:ascii="Times New Roman" w:hAnsi="Times New Roman" w:cs="Times New Roman"/>
        </w:rPr>
        <w:t xml:space="preserve">Evaluate ease-of-use of the </w:t>
      </w:r>
      <w:proofErr w:type="spellStart"/>
      <w:r w:rsidRPr="0090692C">
        <w:rPr>
          <w:rFonts w:ascii="Times New Roman" w:hAnsi="Times New Roman" w:cs="Times New Roman"/>
        </w:rPr>
        <w:t>Streamlit</w:t>
      </w:r>
      <w:proofErr w:type="spellEnd"/>
      <w:r w:rsidRPr="0090692C">
        <w:rPr>
          <w:rFonts w:ascii="Times New Roman" w:hAnsi="Times New Roman" w:cs="Times New Roman"/>
        </w:rPr>
        <w:t xml:space="preserve"> interface. </w:t>
      </w:r>
    </w:p>
    <w:p w14:paraId="2AA187B9" w14:textId="77777777" w:rsidR="0090692C" w:rsidRPr="0090692C" w:rsidRDefault="0090692C" w:rsidP="0090692C">
      <w:pPr>
        <w:numPr>
          <w:ilvl w:val="1"/>
          <w:numId w:val="119"/>
        </w:numPr>
        <w:spacing w:line="360" w:lineRule="auto"/>
        <w:jc w:val="both"/>
        <w:rPr>
          <w:rFonts w:ascii="Times New Roman" w:hAnsi="Times New Roman" w:cs="Times New Roman"/>
        </w:rPr>
      </w:pPr>
      <w:r w:rsidRPr="0090692C">
        <w:rPr>
          <w:rFonts w:ascii="Times New Roman" w:hAnsi="Times New Roman" w:cs="Times New Roman"/>
        </w:rPr>
        <w:lastRenderedPageBreak/>
        <w:t xml:space="preserve">Collect feedback on classification clarity, confidence scores, and visual cues. </w:t>
      </w:r>
    </w:p>
    <w:p w14:paraId="11E09D00" w14:textId="77777777" w:rsidR="0090692C" w:rsidRPr="0090692C" w:rsidRDefault="0090692C" w:rsidP="0090692C">
      <w:pPr>
        <w:numPr>
          <w:ilvl w:val="0"/>
          <w:numId w:val="119"/>
        </w:numPr>
        <w:spacing w:line="360" w:lineRule="auto"/>
        <w:jc w:val="both"/>
        <w:rPr>
          <w:rFonts w:ascii="Times New Roman" w:hAnsi="Times New Roman" w:cs="Times New Roman"/>
          <w:b/>
          <w:bCs/>
        </w:rPr>
      </w:pPr>
      <w:r w:rsidRPr="0090692C">
        <w:rPr>
          <w:rFonts w:ascii="Times New Roman" w:hAnsi="Times New Roman" w:cs="Times New Roman"/>
          <w:b/>
          <w:bCs/>
        </w:rPr>
        <w:t xml:space="preserve">Method: </w:t>
      </w:r>
      <w:r w:rsidRPr="0090692C">
        <w:rPr>
          <w:rFonts w:ascii="Times New Roman" w:hAnsi="Times New Roman" w:cs="Times New Roman"/>
        </w:rPr>
        <w:t>Create real-world scenarios such as “Classify batch of newly received currency notes” and observe user interaction.</w:t>
      </w:r>
      <w:r w:rsidRPr="0090692C">
        <w:rPr>
          <w:rFonts w:ascii="Times New Roman" w:hAnsi="Times New Roman" w:cs="Times New Roman"/>
          <w:b/>
          <w:bCs/>
        </w:rPr>
        <w:t xml:space="preserve"> </w:t>
      </w:r>
    </w:p>
    <w:p w14:paraId="52F9B5D3" w14:textId="2AF55C7F" w:rsidR="0090692C" w:rsidRPr="0090692C" w:rsidRDefault="0090692C" w:rsidP="0090692C">
      <w:pPr>
        <w:numPr>
          <w:ilvl w:val="0"/>
          <w:numId w:val="119"/>
        </w:numPr>
        <w:spacing w:line="360" w:lineRule="auto"/>
        <w:jc w:val="both"/>
        <w:rPr>
          <w:rFonts w:ascii="Times New Roman" w:hAnsi="Times New Roman" w:cs="Times New Roman"/>
          <w:b/>
          <w:bCs/>
        </w:rPr>
      </w:pPr>
      <w:r w:rsidRPr="0090692C">
        <w:rPr>
          <w:rFonts w:ascii="Times New Roman" w:hAnsi="Times New Roman" w:cs="Times New Roman"/>
          <w:b/>
          <w:bCs/>
        </w:rPr>
        <w:t xml:space="preserve">Example: </w:t>
      </w:r>
      <w:r w:rsidRPr="0090692C">
        <w:rPr>
          <w:rFonts w:ascii="Times New Roman" w:hAnsi="Times New Roman" w:cs="Times New Roman"/>
        </w:rPr>
        <w:t>A bank clerk uploads multiple notes and confirms that predictions match actual verification outcomes</w:t>
      </w:r>
      <w:r w:rsidRPr="0090692C">
        <w:rPr>
          <w:rFonts w:ascii="Times New Roman" w:hAnsi="Times New Roman" w:cs="Times New Roman"/>
          <w:b/>
          <w:bCs/>
        </w:rPr>
        <w:t xml:space="preserve">. </w:t>
      </w:r>
    </w:p>
    <w:p w14:paraId="50C14F12"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TESTING ENVIRONMENT AND SETUP</w:t>
      </w:r>
    </w:p>
    <w:p w14:paraId="23034334" w14:textId="77777777" w:rsidR="0090692C" w:rsidRPr="0090692C" w:rsidRDefault="0090692C" w:rsidP="0090692C">
      <w:pPr>
        <w:numPr>
          <w:ilvl w:val="0"/>
          <w:numId w:val="120"/>
        </w:numPr>
        <w:spacing w:line="360" w:lineRule="auto"/>
        <w:jc w:val="both"/>
        <w:rPr>
          <w:rFonts w:ascii="Times New Roman" w:hAnsi="Times New Roman" w:cs="Times New Roman"/>
          <w:b/>
          <w:bCs/>
        </w:rPr>
      </w:pPr>
      <w:r w:rsidRPr="0090692C">
        <w:rPr>
          <w:rFonts w:ascii="Times New Roman" w:hAnsi="Times New Roman" w:cs="Times New Roman"/>
          <w:b/>
          <w:bCs/>
        </w:rPr>
        <w:t xml:space="preserve">Platform: </w:t>
      </w:r>
      <w:r w:rsidRPr="0090692C">
        <w:rPr>
          <w:rFonts w:ascii="Times New Roman" w:hAnsi="Times New Roman" w:cs="Times New Roman"/>
        </w:rPr>
        <w:t xml:space="preserve">Google </w:t>
      </w:r>
      <w:proofErr w:type="spellStart"/>
      <w:r w:rsidRPr="0090692C">
        <w:rPr>
          <w:rFonts w:ascii="Times New Roman" w:hAnsi="Times New Roman" w:cs="Times New Roman"/>
        </w:rPr>
        <w:t>Colab</w:t>
      </w:r>
      <w:proofErr w:type="spellEnd"/>
      <w:r w:rsidRPr="0090692C">
        <w:rPr>
          <w:rFonts w:ascii="Times New Roman" w:hAnsi="Times New Roman" w:cs="Times New Roman"/>
        </w:rPr>
        <w:t xml:space="preserve"> / </w:t>
      </w:r>
      <w:proofErr w:type="spellStart"/>
      <w:r w:rsidRPr="0090692C">
        <w:rPr>
          <w:rFonts w:ascii="Times New Roman" w:hAnsi="Times New Roman" w:cs="Times New Roman"/>
        </w:rPr>
        <w:t>JupyterLab</w:t>
      </w:r>
      <w:proofErr w:type="spellEnd"/>
      <w:r w:rsidRPr="0090692C">
        <w:rPr>
          <w:rFonts w:ascii="Times New Roman" w:hAnsi="Times New Roman" w:cs="Times New Roman"/>
        </w:rPr>
        <w:t xml:space="preserve"> with GPU acceleration</w:t>
      </w:r>
      <w:r w:rsidRPr="0090692C">
        <w:rPr>
          <w:rFonts w:ascii="Times New Roman" w:hAnsi="Times New Roman" w:cs="Times New Roman"/>
          <w:b/>
          <w:bCs/>
        </w:rPr>
        <w:t xml:space="preserve">. </w:t>
      </w:r>
    </w:p>
    <w:p w14:paraId="4F35D750" w14:textId="77777777" w:rsidR="0090692C" w:rsidRPr="0090692C" w:rsidRDefault="0090692C" w:rsidP="0090692C">
      <w:pPr>
        <w:numPr>
          <w:ilvl w:val="0"/>
          <w:numId w:val="120"/>
        </w:numPr>
        <w:spacing w:line="360" w:lineRule="auto"/>
        <w:jc w:val="both"/>
        <w:rPr>
          <w:rFonts w:ascii="Times New Roman" w:hAnsi="Times New Roman" w:cs="Times New Roman"/>
          <w:b/>
          <w:bCs/>
        </w:rPr>
      </w:pPr>
      <w:r w:rsidRPr="0090692C">
        <w:rPr>
          <w:rFonts w:ascii="Times New Roman" w:hAnsi="Times New Roman" w:cs="Times New Roman"/>
          <w:b/>
          <w:bCs/>
        </w:rPr>
        <w:t xml:space="preserve">Libraries Used: </w:t>
      </w:r>
      <w:proofErr w:type="spellStart"/>
      <w:r w:rsidRPr="0090692C">
        <w:rPr>
          <w:rFonts w:ascii="Times New Roman" w:hAnsi="Times New Roman" w:cs="Times New Roman"/>
        </w:rPr>
        <w:t>PyTorch</w:t>
      </w:r>
      <w:proofErr w:type="spellEnd"/>
      <w:r w:rsidRPr="0090692C">
        <w:rPr>
          <w:rFonts w:ascii="Times New Roman" w:hAnsi="Times New Roman" w:cs="Times New Roman"/>
        </w:rPr>
        <w:t xml:space="preserve">, OpenCV, NumPy, pandas, </w:t>
      </w:r>
      <w:proofErr w:type="spellStart"/>
      <w:r w:rsidRPr="0090692C">
        <w:rPr>
          <w:rFonts w:ascii="Times New Roman" w:hAnsi="Times New Roman" w:cs="Times New Roman"/>
        </w:rPr>
        <w:t>Streamlit</w:t>
      </w:r>
      <w:proofErr w:type="spellEnd"/>
      <w:r w:rsidRPr="0090692C">
        <w:rPr>
          <w:rFonts w:ascii="Times New Roman" w:hAnsi="Times New Roman" w:cs="Times New Roman"/>
        </w:rPr>
        <w:t xml:space="preserve">, </w:t>
      </w:r>
      <w:proofErr w:type="spellStart"/>
      <w:r w:rsidRPr="0090692C">
        <w:rPr>
          <w:rFonts w:ascii="Times New Roman" w:hAnsi="Times New Roman" w:cs="Times New Roman"/>
        </w:rPr>
        <w:t>pytest</w:t>
      </w:r>
      <w:proofErr w:type="spellEnd"/>
      <w:r w:rsidRPr="0090692C">
        <w:rPr>
          <w:rFonts w:ascii="Times New Roman" w:hAnsi="Times New Roman" w:cs="Times New Roman"/>
        </w:rPr>
        <w:t>.</w:t>
      </w:r>
      <w:r w:rsidRPr="0090692C">
        <w:rPr>
          <w:rFonts w:ascii="Times New Roman" w:hAnsi="Times New Roman" w:cs="Times New Roman"/>
          <w:b/>
          <w:bCs/>
        </w:rPr>
        <w:t xml:space="preserve"> </w:t>
      </w:r>
    </w:p>
    <w:p w14:paraId="7FE83AD5" w14:textId="4F547900" w:rsidR="0090692C" w:rsidRPr="0090692C" w:rsidRDefault="0090692C" w:rsidP="0090692C">
      <w:pPr>
        <w:numPr>
          <w:ilvl w:val="0"/>
          <w:numId w:val="120"/>
        </w:numPr>
        <w:spacing w:line="360" w:lineRule="auto"/>
        <w:jc w:val="both"/>
        <w:rPr>
          <w:rFonts w:ascii="Times New Roman" w:hAnsi="Times New Roman" w:cs="Times New Roman"/>
          <w:b/>
          <w:bCs/>
        </w:rPr>
      </w:pPr>
      <w:r w:rsidRPr="0090692C">
        <w:rPr>
          <w:rFonts w:ascii="Times New Roman" w:hAnsi="Times New Roman" w:cs="Times New Roman"/>
          <w:b/>
          <w:bCs/>
        </w:rPr>
        <w:t xml:space="preserve">Data Source: </w:t>
      </w:r>
      <w:r w:rsidRPr="0090692C">
        <w:rPr>
          <w:rFonts w:ascii="Times New Roman" w:hAnsi="Times New Roman" w:cs="Times New Roman"/>
        </w:rPr>
        <w:t>Real-time or pre-collected currency images from publicly available datasets or scanned notes.</w:t>
      </w:r>
      <w:r w:rsidRPr="0090692C">
        <w:rPr>
          <w:rFonts w:ascii="Times New Roman" w:hAnsi="Times New Roman" w:cs="Times New Roman"/>
          <w:b/>
          <w:bCs/>
        </w:rPr>
        <w:t xml:space="preserve"> </w:t>
      </w:r>
    </w:p>
    <w:p w14:paraId="0B25FBB6"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RECOMMENDATIONS</w:t>
      </w:r>
    </w:p>
    <w:p w14:paraId="4B36322F" w14:textId="77777777" w:rsidR="0090692C" w:rsidRPr="0090692C" w:rsidRDefault="0090692C" w:rsidP="0090692C">
      <w:pPr>
        <w:numPr>
          <w:ilvl w:val="0"/>
          <w:numId w:val="121"/>
        </w:numPr>
        <w:spacing w:line="360" w:lineRule="auto"/>
        <w:jc w:val="both"/>
        <w:rPr>
          <w:rFonts w:ascii="Times New Roman" w:hAnsi="Times New Roman" w:cs="Times New Roman"/>
        </w:rPr>
      </w:pPr>
      <w:r w:rsidRPr="0090692C">
        <w:rPr>
          <w:rFonts w:ascii="Times New Roman" w:hAnsi="Times New Roman" w:cs="Times New Roman"/>
        </w:rPr>
        <w:t xml:space="preserve">Perform all testing types iteratively throughout development. </w:t>
      </w:r>
    </w:p>
    <w:p w14:paraId="79301055" w14:textId="77777777" w:rsidR="0090692C" w:rsidRPr="0090692C" w:rsidRDefault="0090692C" w:rsidP="0090692C">
      <w:pPr>
        <w:numPr>
          <w:ilvl w:val="0"/>
          <w:numId w:val="121"/>
        </w:numPr>
        <w:spacing w:line="360" w:lineRule="auto"/>
        <w:jc w:val="both"/>
        <w:rPr>
          <w:rFonts w:ascii="Times New Roman" w:hAnsi="Times New Roman" w:cs="Times New Roman"/>
        </w:rPr>
      </w:pPr>
      <w:r w:rsidRPr="0090692C">
        <w:rPr>
          <w:rFonts w:ascii="Times New Roman" w:hAnsi="Times New Roman" w:cs="Times New Roman"/>
        </w:rPr>
        <w:t xml:space="preserve">Integrate automated unit and regression tests into the development workflow. </w:t>
      </w:r>
    </w:p>
    <w:p w14:paraId="43EF9639" w14:textId="77777777" w:rsidR="0090692C" w:rsidRPr="0090692C" w:rsidRDefault="0090692C" w:rsidP="0090692C">
      <w:pPr>
        <w:numPr>
          <w:ilvl w:val="0"/>
          <w:numId w:val="121"/>
        </w:numPr>
        <w:spacing w:line="360" w:lineRule="auto"/>
        <w:jc w:val="both"/>
        <w:rPr>
          <w:rFonts w:ascii="Times New Roman" w:hAnsi="Times New Roman" w:cs="Times New Roman"/>
        </w:rPr>
      </w:pPr>
      <w:r w:rsidRPr="0090692C">
        <w:rPr>
          <w:rFonts w:ascii="Times New Roman" w:hAnsi="Times New Roman" w:cs="Times New Roman"/>
        </w:rPr>
        <w:t xml:space="preserve">Prioritize performance and user acceptance testing before deployment to end-users. </w:t>
      </w:r>
    </w:p>
    <w:p w14:paraId="5962E099" w14:textId="77777777" w:rsidR="0090692C" w:rsidRPr="0090692C" w:rsidRDefault="0090692C" w:rsidP="0090692C">
      <w:pPr>
        <w:spacing w:line="360" w:lineRule="auto"/>
        <w:jc w:val="both"/>
        <w:rPr>
          <w:rFonts w:ascii="Times New Roman" w:hAnsi="Times New Roman" w:cs="Times New Roman"/>
          <w:b/>
          <w:bCs/>
        </w:rPr>
      </w:pPr>
      <w:r w:rsidRPr="0090692C">
        <w:rPr>
          <w:rFonts w:ascii="Times New Roman" w:hAnsi="Times New Roman" w:cs="Times New Roman"/>
          <w:b/>
          <w:bCs/>
        </w:rPr>
        <w:t xml:space="preserve">Outcome: </w:t>
      </w:r>
      <w:r w:rsidRPr="0090692C">
        <w:rPr>
          <w:rFonts w:ascii="Times New Roman" w:hAnsi="Times New Roman" w:cs="Times New Roman"/>
        </w:rPr>
        <w:t>Comprehensive system testing ensures the fake currency detection system is accurate, reliable, user-friendly, and ready for deployment in real-world environments.</w:t>
      </w:r>
    </w:p>
    <w:p w14:paraId="47A8D11F" w14:textId="790FD37E" w:rsidR="000A1515" w:rsidRDefault="00EB4AE3" w:rsidP="000A1515">
      <w:pPr>
        <w:spacing w:line="360" w:lineRule="auto"/>
        <w:jc w:val="both"/>
        <w:rPr>
          <w:rFonts w:ascii="Times New Roman" w:hAnsi="Times New Roman" w:cs="Times New Roman"/>
          <w:b/>
          <w:bCs/>
          <w:sz w:val="28"/>
          <w:szCs w:val="28"/>
          <w:lang w:val="en-US"/>
        </w:rPr>
      </w:pPr>
      <w:r>
        <w:rPr>
          <w:rFonts w:ascii="Times New Roman" w:hAnsi="Times New Roman" w:cs="Times New Roman"/>
          <w:b/>
          <w:bCs/>
        </w:rPr>
        <w:t>10.</w:t>
      </w:r>
      <w:r w:rsidR="001937A3" w:rsidRPr="001937A3">
        <w:t xml:space="preserve"> </w:t>
      </w:r>
      <w:r w:rsidR="001937A3" w:rsidRPr="001937A3">
        <w:rPr>
          <w:rFonts w:ascii="Times New Roman" w:hAnsi="Times New Roman" w:cs="Times New Roman"/>
          <w:b/>
          <w:bCs/>
        </w:rPr>
        <w:t>SYSTEM TEST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944"/>
        <w:gridCol w:w="1827"/>
        <w:gridCol w:w="2229"/>
      </w:tblGrid>
      <w:tr w:rsidR="000A1515" w:rsidRPr="000A1515" w14:paraId="74C6B566" w14:textId="77777777">
        <w:trPr>
          <w:tblHeader/>
          <w:tblCellSpacing w:w="15" w:type="dxa"/>
        </w:trPr>
        <w:tc>
          <w:tcPr>
            <w:tcW w:w="0" w:type="auto"/>
            <w:vAlign w:val="center"/>
            <w:hideMark/>
          </w:tcPr>
          <w:p w14:paraId="326B7A6A"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Metric Name</w:t>
            </w:r>
          </w:p>
        </w:tc>
        <w:tc>
          <w:tcPr>
            <w:tcW w:w="0" w:type="auto"/>
            <w:vAlign w:val="center"/>
            <w:hideMark/>
          </w:tcPr>
          <w:p w14:paraId="6043FA6A"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Description</w:t>
            </w:r>
          </w:p>
        </w:tc>
        <w:tc>
          <w:tcPr>
            <w:tcW w:w="0" w:type="auto"/>
            <w:vAlign w:val="center"/>
            <w:hideMark/>
          </w:tcPr>
          <w:p w14:paraId="2AEAA068"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Expected Result / Target</w:t>
            </w:r>
          </w:p>
        </w:tc>
        <w:tc>
          <w:tcPr>
            <w:tcW w:w="0" w:type="auto"/>
            <w:vAlign w:val="center"/>
            <w:hideMark/>
          </w:tcPr>
          <w:p w14:paraId="06187ED7"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Observed Outcome (Example)</w:t>
            </w:r>
          </w:p>
        </w:tc>
      </w:tr>
      <w:tr w:rsidR="000A1515" w:rsidRPr="000A1515" w14:paraId="5BA96C60" w14:textId="77777777">
        <w:trPr>
          <w:tblCellSpacing w:w="15" w:type="dxa"/>
        </w:trPr>
        <w:tc>
          <w:tcPr>
            <w:tcW w:w="0" w:type="auto"/>
            <w:vAlign w:val="center"/>
            <w:hideMark/>
          </w:tcPr>
          <w:p w14:paraId="062A0C36"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Prediction Accuracy</w:t>
            </w:r>
          </w:p>
        </w:tc>
        <w:tc>
          <w:tcPr>
            <w:tcW w:w="0" w:type="auto"/>
            <w:vAlign w:val="center"/>
            <w:hideMark/>
          </w:tcPr>
          <w:p w14:paraId="1623145D"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Measures how correctly the system classifies currency as REAL or FAKE.</w:t>
            </w:r>
          </w:p>
        </w:tc>
        <w:tc>
          <w:tcPr>
            <w:tcW w:w="0" w:type="auto"/>
            <w:vAlign w:val="center"/>
            <w:hideMark/>
          </w:tcPr>
          <w:p w14:paraId="5AD0F5B9"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95% accuracy</w:t>
            </w:r>
          </w:p>
        </w:tc>
        <w:tc>
          <w:tcPr>
            <w:tcW w:w="0" w:type="auto"/>
            <w:vAlign w:val="center"/>
            <w:hideMark/>
          </w:tcPr>
          <w:p w14:paraId="1D6F8E0E"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96.3% accuracy on test set of 500 currency images</w:t>
            </w:r>
          </w:p>
        </w:tc>
      </w:tr>
      <w:tr w:rsidR="000A1515" w:rsidRPr="000A1515" w14:paraId="37C23110" w14:textId="77777777">
        <w:trPr>
          <w:tblCellSpacing w:w="15" w:type="dxa"/>
        </w:trPr>
        <w:tc>
          <w:tcPr>
            <w:tcW w:w="0" w:type="auto"/>
            <w:vAlign w:val="center"/>
            <w:hideMark/>
          </w:tcPr>
          <w:p w14:paraId="0DAF8F0C"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Prediction Latency</w:t>
            </w:r>
          </w:p>
        </w:tc>
        <w:tc>
          <w:tcPr>
            <w:tcW w:w="0" w:type="auto"/>
            <w:vAlign w:val="center"/>
            <w:hideMark/>
          </w:tcPr>
          <w:p w14:paraId="230F6F9E"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Time taken to classify a single currency image.</w:t>
            </w:r>
          </w:p>
        </w:tc>
        <w:tc>
          <w:tcPr>
            <w:tcW w:w="0" w:type="auto"/>
            <w:vAlign w:val="center"/>
            <w:hideMark/>
          </w:tcPr>
          <w:p w14:paraId="2239B2FA"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1 second per image</w:t>
            </w:r>
          </w:p>
        </w:tc>
        <w:tc>
          <w:tcPr>
            <w:tcW w:w="0" w:type="auto"/>
            <w:vAlign w:val="center"/>
            <w:hideMark/>
          </w:tcPr>
          <w:p w14:paraId="1A93EB9A"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~0.45 seconds per image on GPU</w:t>
            </w:r>
          </w:p>
        </w:tc>
      </w:tr>
      <w:tr w:rsidR="000A1515" w:rsidRPr="000A1515" w14:paraId="4271F3B4" w14:textId="77777777">
        <w:trPr>
          <w:tblCellSpacing w:w="15" w:type="dxa"/>
        </w:trPr>
        <w:tc>
          <w:tcPr>
            <w:tcW w:w="0" w:type="auto"/>
            <w:vAlign w:val="center"/>
            <w:hideMark/>
          </w:tcPr>
          <w:p w14:paraId="2FE0FC8B" w14:textId="77777777" w:rsidR="000A1515" w:rsidRPr="000A1515" w:rsidRDefault="000A1515" w:rsidP="000A1515">
            <w:pPr>
              <w:spacing w:line="360" w:lineRule="auto"/>
              <w:jc w:val="both"/>
              <w:rPr>
                <w:rFonts w:ascii="Times New Roman" w:hAnsi="Times New Roman" w:cs="Times New Roman"/>
                <w:b/>
                <w:bCs/>
              </w:rPr>
            </w:pPr>
            <w:proofErr w:type="spellStart"/>
            <w:r w:rsidRPr="000A1515">
              <w:rPr>
                <w:rFonts w:ascii="Times New Roman" w:hAnsi="Times New Roman" w:cs="Times New Roman"/>
                <w:b/>
                <w:bCs/>
              </w:rPr>
              <w:lastRenderedPageBreak/>
              <w:t>DataFetch</w:t>
            </w:r>
            <w:proofErr w:type="spellEnd"/>
            <w:r w:rsidRPr="000A1515">
              <w:rPr>
                <w:rFonts w:ascii="Times New Roman" w:hAnsi="Times New Roman" w:cs="Times New Roman"/>
                <w:b/>
                <w:bCs/>
              </w:rPr>
              <w:t xml:space="preserve"> / Image Load Success Rate</w:t>
            </w:r>
          </w:p>
        </w:tc>
        <w:tc>
          <w:tcPr>
            <w:tcW w:w="0" w:type="auto"/>
            <w:vAlign w:val="center"/>
            <w:hideMark/>
          </w:tcPr>
          <w:p w14:paraId="65453025"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xml:space="preserve">Rate at which images are successfully loaded and </w:t>
            </w:r>
            <w:proofErr w:type="spellStart"/>
            <w:r w:rsidRPr="000A1515">
              <w:rPr>
                <w:rFonts w:ascii="Times New Roman" w:hAnsi="Times New Roman" w:cs="Times New Roman"/>
                <w:b/>
                <w:bCs/>
              </w:rPr>
              <w:t>preprocessed</w:t>
            </w:r>
            <w:proofErr w:type="spellEnd"/>
            <w:r w:rsidRPr="000A1515">
              <w:rPr>
                <w:rFonts w:ascii="Times New Roman" w:hAnsi="Times New Roman" w:cs="Times New Roman"/>
                <w:b/>
                <w:bCs/>
              </w:rPr>
              <w:t>.</w:t>
            </w:r>
          </w:p>
        </w:tc>
        <w:tc>
          <w:tcPr>
            <w:tcW w:w="0" w:type="auto"/>
            <w:vAlign w:val="center"/>
            <w:hideMark/>
          </w:tcPr>
          <w:p w14:paraId="2A54D881"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98%</w:t>
            </w:r>
          </w:p>
        </w:tc>
        <w:tc>
          <w:tcPr>
            <w:tcW w:w="0" w:type="auto"/>
            <w:vAlign w:val="center"/>
            <w:hideMark/>
          </w:tcPr>
          <w:p w14:paraId="14029745"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100% success for dataset of scanned currency images</w:t>
            </w:r>
          </w:p>
        </w:tc>
      </w:tr>
      <w:tr w:rsidR="000A1515" w:rsidRPr="000A1515" w14:paraId="485BCFE0" w14:textId="77777777">
        <w:trPr>
          <w:tblCellSpacing w:w="15" w:type="dxa"/>
        </w:trPr>
        <w:tc>
          <w:tcPr>
            <w:tcW w:w="0" w:type="auto"/>
            <w:vAlign w:val="center"/>
            <w:hideMark/>
          </w:tcPr>
          <w:p w14:paraId="289F1EBA"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System Stability</w:t>
            </w:r>
          </w:p>
        </w:tc>
        <w:tc>
          <w:tcPr>
            <w:tcW w:w="0" w:type="auto"/>
            <w:vAlign w:val="center"/>
            <w:hideMark/>
          </w:tcPr>
          <w:p w14:paraId="7B6A9358"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Measures whether the system runs continuously without failure during batch classification.</w:t>
            </w:r>
          </w:p>
        </w:tc>
        <w:tc>
          <w:tcPr>
            <w:tcW w:w="0" w:type="auto"/>
            <w:vAlign w:val="center"/>
            <w:hideMark/>
          </w:tcPr>
          <w:p w14:paraId="42A385A3"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30 minutes continuous operation</w:t>
            </w:r>
          </w:p>
        </w:tc>
        <w:tc>
          <w:tcPr>
            <w:tcW w:w="0" w:type="auto"/>
            <w:vAlign w:val="center"/>
            <w:hideMark/>
          </w:tcPr>
          <w:p w14:paraId="164AA2FF"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Passed: stable for 1 hour processing 1,000 images</w:t>
            </w:r>
          </w:p>
        </w:tc>
      </w:tr>
      <w:tr w:rsidR="000A1515" w:rsidRPr="000A1515" w14:paraId="4DC2D82A" w14:textId="77777777">
        <w:trPr>
          <w:tblCellSpacing w:w="15" w:type="dxa"/>
        </w:trPr>
        <w:tc>
          <w:tcPr>
            <w:tcW w:w="0" w:type="auto"/>
            <w:vAlign w:val="center"/>
            <w:hideMark/>
          </w:tcPr>
          <w:p w14:paraId="0542A9E8"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Preprocessing Accuracy</w:t>
            </w:r>
          </w:p>
        </w:tc>
        <w:tc>
          <w:tcPr>
            <w:tcW w:w="0" w:type="auto"/>
            <w:vAlign w:val="center"/>
            <w:hideMark/>
          </w:tcPr>
          <w:p w14:paraId="697CE17A"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Ensures image preprocessing steps (resizing, normalization, noise removal) are correctly applied.</w:t>
            </w:r>
          </w:p>
        </w:tc>
        <w:tc>
          <w:tcPr>
            <w:tcW w:w="0" w:type="auto"/>
            <w:vAlign w:val="center"/>
            <w:hideMark/>
          </w:tcPr>
          <w:p w14:paraId="76E2E7FF"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100% correct preprocessing</w:t>
            </w:r>
          </w:p>
        </w:tc>
        <w:tc>
          <w:tcPr>
            <w:tcW w:w="0" w:type="auto"/>
            <w:vAlign w:val="center"/>
            <w:hideMark/>
          </w:tcPr>
          <w:p w14:paraId="79EB2A4D"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Verified: all test images correctly resized, normalized, and denoised</w:t>
            </w:r>
          </w:p>
        </w:tc>
      </w:tr>
      <w:tr w:rsidR="000A1515" w:rsidRPr="000A1515" w14:paraId="62C4AF10" w14:textId="77777777">
        <w:trPr>
          <w:tblCellSpacing w:w="15" w:type="dxa"/>
        </w:trPr>
        <w:tc>
          <w:tcPr>
            <w:tcW w:w="0" w:type="auto"/>
            <w:vAlign w:val="center"/>
            <w:hideMark/>
          </w:tcPr>
          <w:p w14:paraId="46EB9767"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User-Interface Responsiveness</w:t>
            </w:r>
          </w:p>
        </w:tc>
        <w:tc>
          <w:tcPr>
            <w:tcW w:w="0" w:type="auto"/>
            <w:vAlign w:val="center"/>
            <w:hideMark/>
          </w:tcPr>
          <w:p w14:paraId="571C2395"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xml:space="preserve">Time taken for the </w:t>
            </w:r>
            <w:proofErr w:type="spellStart"/>
            <w:r w:rsidRPr="000A1515">
              <w:rPr>
                <w:rFonts w:ascii="Times New Roman" w:hAnsi="Times New Roman" w:cs="Times New Roman"/>
                <w:b/>
                <w:bCs/>
              </w:rPr>
              <w:t>Streamlit</w:t>
            </w:r>
            <w:proofErr w:type="spellEnd"/>
            <w:r w:rsidRPr="000A1515">
              <w:rPr>
                <w:rFonts w:ascii="Times New Roman" w:hAnsi="Times New Roman" w:cs="Times New Roman"/>
                <w:b/>
                <w:bCs/>
              </w:rPr>
              <w:t xml:space="preserve"> GUI to display classification results after image upload.</w:t>
            </w:r>
          </w:p>
        </w:tc>
        <w:tc>
          <w:tcPr>
            <w:tcW w:w="0" w:type="auto"/>
            <w:vAlign w:val="center"/>
            <w:hideMark/>
          </w:tcPr>
          <w:p w14:paraId="6D8DEACF"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&lt; 1.5 seconds</w:t>
            </w:r>
          </w:p>
        </w:tc>
        <w:tc>
          <w:tcPr>
            <w:tcW w:w="0" w:type="auto"/>
            <w:vAlign w:val="center"/>
            <w:hideMark/>
          </w:tcPr>
          <w:p w14:paraId="787605AD"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~1.1 seconds from image upload to result display</w:t>
            </w:r>
          </w:p>
        </w:tc>
      </w:tr>
      <w:tr w:rsidR="000A1515" w:rsidRPr="000A1515" w14:paraId="39A4051F" w14:textId="77777777">
        <w:trPr>
          <w:tblCellSpacing w:w="15" w:type="dxa"/>
        </w:trPr>
        <w:tc>
          <w:tcPr>
            <w:tcW w:w="0" w:type="auto"/>
            <w:vAlign w:val="center"/>
            <w:hideMark/>
          </w:tcPr>
          <w:p w14:paraId="2E7CE456"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Model Consistency</w:t>
            </w:r>
          </w:p>
        </w:tc>
        <w:tc>
          <w:tcPr>
            <w:tcW w:w="0" w:type="auto"/>
            <w:vAlign w:val="center"/>
            <w:hideMark/>
          </w:tcPr>
          <w:p w14:paraId="085083D3"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Checks if repeated inputs produce the same classification results.</w:t>
            </w:r>
          </w:p>
        </w:tc>
        <w:tc>
          <w:tcPr>
            <w:tcW w:w="0" w:type="auto"/>
            <w:vAlign w:val="center"/>
            <w:hideMark/>
          </w:tcPr>
          <w:p w14:paraId="13DDDB32"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95% identical output</w:t>
            </w:r>
          </w:p>
        </w:tc>
        <w:tc>
          <w:tcPr>
            <w:tcW w:w="0" w:type="auto"/>
            <w:vAlign w:val="center"/>
            <w:hideMark/>
          </w:tcPr>
          <w:p w14:paraId="412EC0B7"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98% consistency over multiple trials on the same images</w:t>
            </w:r>
          </w:p>
        </w:tc>
      </w:tr>
      <w:tr w:rsidR="000A1515" w:rsidRPr="000A1515" w14:paraId="4631D87E" w14:textId="77777777">
        <w:trPr>
          <w:tblCellSpacing w:w="15" w:type="dxa"/>
        </w:trPr>
        <w:tc>
          <w:tcPr>
            <w:tcW w:w="0" w:type="auto"/>
            <w:vAlign w:val="center"/>
            <w:hideMark/>
          </w:tcPr>
          <w:p w14:paraId="64654B87"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False Positive / False Negative Rate</w:t>
            </w:r>
          </w:p>
        </w:tc>
        <w:tc>
          <w:tcPr>
            <w:tcW w:w="0" w:type="auto"/>
            <w:vAlign w:val="center"/>
            <w:hideMark/>
          </w:tcPr>
          <w:p w14:paraId="1D0F6F02"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Measures the proportion of incorrectly classified currency images.</w:t>
            </w:r>
          </w:p>
        </w:tc>
        <w:tc>
          <w:tcPr>
            <w:tcW w:w="0" w:type="auto"/>
            <w:vAlign w:val="center"/>
            <w:hideMark/>
          </w:tcPr>
          <w:p w14:paraId="742267F4"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 5%</w:t>
            </w:r>
          </w:p>
        </w:tc>
        <w:tc>
          <w:tcPr>
            <w:tcW w:w="0" w:type="auto"/>
            <w:vAlign w:val="center"/>
            <w:hideMark/>
          </w:tcPr>
          <w:p w14:paraId="66FAFFBD" w14:textId="77777777" w:rsidR="000A1515" w:rsidRPr="000A1515" w:rsidRDefault="000A1515" w:rsidP="000A1515">
            <w:pPr>
              <w:spacing w:line="360" w:lineRule="auto"/>
              <w:jc w:val="both"/>
              <w:rPr>
                <w:rFonts w:ascii="Times New Roman" w:hAnsi="Times New Roman" w:cs="Times New Roman"/>
                <w:b/>
                <w:bCs/>
              </w:rPr>
            </w:pPr>
            <w:r w:rsidRPr="000A1515">
              <w:rPr>
                <w:rFonts w:ascii="Times New Roman" w:hAnsi="Times New Roman" w:cs="Times New Roman"/>
                <w:b/>
                <w:bCs/>
              </w:rPr>
              <w:t>False Positive: 2%, False Negative: 1.7% on test set</w:t>
            </w:r>
          </w:p>
        </w:tc>
      </w:tr>
    </w:tbl>
    <w:p w14:paraId="43EBE9DA" w14:textId="1AF92C21" w:rsidR="003A2DC2" w:rsidRDefault="000A1515" w:rsidP="001A259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2A75D8CB" w14:textId="77777777" w:rsidR="00293276" w:rsidRDefault="00293276" w:rsidP="00237728">
      <w:pPr>
        <w:spacing w:line="360" w:lineRule="auto"/>
        <w:jc w:val="center"/>
        <w:rPr>
          <w:rFonts w:ascii="Times New Roman" w:hAnsi="Times New Roman" w:cs="Times New Roman"/>
          <w:b/>
          <w:bCs/>
          <w:sz w:val="28"/>
          <w:szCs w:val="28"/>
          <w:lang w:val="en-US"/>
        </w:rPr>
      </w:pPr>
    </w:p>
    <w:p w14:paraId="6562B1CD" w14:textId="77777777" w:rsidR="00293276" w:rsidRDefault="00293276" w:rsidP="00237728">
      <w:pPr>
        <w:spacing w:line="360" w:lineRule="auto"/>
        <w:jc w:val="center"/>
        <w:rPr>
          <w:rFonts w:ascii="Times New Roman" w:hAnsi="Times New Roman" w:cs="Times New Roman"/>
          <w:b/>
          <w:bCs/>
          <w:sz w:val="28"/>
          <w:szCs w:val="28"/>
          <w:lang w:val="en-US"/>
        </w:rPr>
      </w:pPr>
    </w:p>
    <w:p w14:paraId="78E244CC" w14:textId="77777777" w:rsidR="00293276" w:rsidRDefault="00293276" w:rsidP="00237728">
      <w:pPr>
        <w:spacing w:line="360" w:lineRule="auto"/>
        <w:jc w:val="center"/>
        <w:rPr>
          <w:rFonts w:ascii="Times New Roman" w:hAnsi="Times New Roman" w:cs="Times New Roman"/>
          <w:b/>
          <w:bCs/>
          <w:sz w:val="28"/>
          <w:szCs w:val="28"/>
          <w:lang w:val="en-US"/>
        </w:rPr>
      </w:pPr>
    </w:p>
    <w:p w14:paraId="4055CB36" w14:textId="164BE6CF" w:rsidR="000623B8" w:rsidRDefault="00FF37D7" w:rsidP="00237728">
      <w:pPr>
        <w:spacing w:line="360" w:lineRule="auto"/>
        <w:jc w:val="center"/>
        <w:rPr>
          <w:rFonts w:ascii="Times New Roman" w:hAnsi="Times New Roman" w:cs="Times New Roman"/>
          <w:b/>
          <w:bCs/>
          <w:sz w:val="28"/>
          <w:szCs w:val="28"/>
          <w:lang w:val="en-US"/>
        </w:rPr>
      </w:pPr>
      <w:r w:rsidRPr="00FF37D7">
        <w:rPr>
          <w:rFonts w:ascii="Times New Roman" w:hAnsi="Times New Roman" w:cs="Times New Roman"/>
          <w:b/>
          <w:bCs/>
          <w:sz w:val="28"/>
          <w:szCs w:val="28"/>
          <w:lang w:val="en-US"/>
        </w:rPr>
        <w:lastRenderedPageBreak/>
        <w:t>OUTPUT SCREENS</w:t>
      </w:r>
    </w:p>
    <w:p w14:paraId="0977FDA0" w14:textId="77777777" w:rsidR="001A259E" w:rsidRDefault="001A259E" w:rsidP="00237728">
      <w:pPr>
        <w:spacing w:line="360" w:lineRule="auto"/>
        <w:jc w:val="center"/>
        <w:rPr>
          <w:rFonts w:ascii="Times New Roman" w:hAnsi="Times New Roman" w:cs="Times New Roman"/>
          <w:b/>
          <w:bCs/>
          <w:sz w:val="28"/>
          <w:szCs w:val="28"/>
          <w:lang w:val="en-US"/>
        </w:rPr>
      </w:pPr>
    </w:p>
    <w:p w14:paraId="49C61A66" w14:textId="0F7E0F2C" w:rsidR="003A1F49" w:rsidRDefault="008A29B1" w:rsidP="000D4662">
      <w:pPr>
        <w:spacing w:line="360" w:lineRule="auto"/>
        <w:jc w:val="both"/>
        <w:rPr>
          <w:rFonts w:ascii="Times New Roman" w:hAnsi="Times New Roman" w:cs="Times New Roman"/>
          <w:lang w:val="en-US"/>
        </w:rPr>
      </w:pPr>
      <w:r w:rsidRPr="007F2D9B">
        <w:rPr>
          <w:rFonts w:ascii="Times New Roman" w:hAnsi="Times New Roman" w:cs="Times New Roman"/>
          <w:noProof/>
          <w:lang w:val="en-US"/>
        </w:rPr>
        <w:drawing>
          <wp:inline distT="0" distB="0" distL="0" distR="0" wp14:anchorId="7218C7C0" wp14:editId="7AEFB0D9">
            <wp:extent cx="5727403" cy="3221665"/>
            <wp:effectExtent l="0" t="0" r="6985" b="0"/>
            <wp:docPr id="12915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707"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5418" cy="3248674"/>
                    </a:xfrm>
                    <a:prstGeom prst="rect">
                      <a:avLst/>
                    </a:prstGeom>
                  </pic:spPr>
                </pic:pic>
              </a:graphicData>
            </a:graphic>
          </wp:inline>
        </w:drawing>
      </w:r>
    </w:p>
    <w:p w14:paraId="54A2638E" w14:textId="77777777" w:rsidR="009F5491" w:rsidRDefault="009F5491" w:rsidP="000D4662">
      <w:pPr>
        <w:spacing w:line="360" w:lineRule="auto"/>
        <w:jc w:val="both"/>
        <w:rPr>
          <w:rFonts w:ascii="Times New Roman" w:hAnsi="Times New Roman" w:cs="Times New Roman"/>
          <w:lang w:val="en-US"/>
        </w:rPr>
      </w:pPr>
    </w:p>
    <w:p w14:paraId="3B58FB43" w14:textId="08EB5941" w:rsidR="009F5491" w:rsidRDefault="004467EF" w:rsidP="000D4662">
      <w:pPr>
        <w:spacing w:line="360" w:lineRule="auto"/>
        <w:jc w:val="both"/>
        <w:rPr>
          <w:rFonts w:ascii="Times New Roman" w:hAnsi="Times New Roman" w:cs="Times New Roman"/>
          <w:lang w:val="en-US"/>
        </w:rPr>
      </w:pPr>
      <w:r>
        <w:rPr>
          <w:rFonts w:ascii="Times New Roman" w:hAnsi="Times New Roman" w:cs="Times New Roman"/>
          <w:lang w:val="en-US"/>
        </w:rPr>
        <w:t xml:space="preserve">               </w:t>
      </w:r>
    </w:p>
    <w:p w14:paraId="6BCFDD86" w14:textId="1D712D2E" w:rsidR="004467EF" w:rsidRDefault="00B309FB" w:rsidP="000D4662">
      <w:pPr>
        <w:spacing w:line="360" w:lineRule="auto"/>
        <w:jc w:val="both"/>
        <w:rPr>
          <w:rFonts w:ascii="Times New Roman" w:hAnsi="Times New Roman" w:cs="Times New Roman"/>
          <w:lang w:val="en-US"/>
        </w:rPr>
      </w:pPr>
      <w:r w:rsidRPr="00710F55">
        <w:rPr>
          <w:rFonts w:ascii="Times New Roman" w:hAnsi="Times New Roman" w:cs="Times New Roman"/>
          <w:noProof/>
          <w:lang w:val="en-US"/>
        </w:rPr>
        <w:drawing>
          <wp:inline distT="0" distB="0" distL="0" distR="0" wp14:anchorId="19DF0831" wp14:editId="47CBBF32">
            <wp:extent cx="5709684" cy="3211697"/>
            <wp:effectExtent l="0" t="0" r="5715" b="8255"/>
            <wp:docPr id="54309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90408"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11" cy="3220037"/>
                    </a:xfrm>
                    <a:prstGeom prst="rect">
                      <a:avLst/>
                    </a:prstGeom>
                  </pic:spPr>
                </pic:pic>
              </a:graphicData>
            </a:graphic>
          </wp:inline>
        </w:drawing>
      </w:r>
      <w:r w:rsidR="004467EF">
        <w:rPr>
          <w:rFonts w:ascii="Times New Roman" w:hAnsi="Times New Roman" w:cs="Times New Roman"/>
          <w:lang w:val="en-US"/>
        </w:rPr>
        <w:t xml:space="preserve">              </w:t>
      </w:r>
    </w:p>
    <w:p w14:paraId="1F81E43C" w14:textId="5CD2AABC" w:rsidR="004467EF" w:rsidRDefault="008A29B1" w:rsidP="000D4662">
      <w:pPr>
        <w:spacing w:line="360" w:lineRule="auto"/>
        <w:jc w:val="both"/>
        <w:rPr>
          <w:rFonts w:ascii="Times New Roman" w:hAnsi="Times New Roman" w:cs="Times New Roman"/>
          <w:lang w:val="en-US"/>
        </w:rPr>
      </w:pPr>
      <w:r>
        <w:rPr>
          <w:rFonts w:ascii="Times New Roman" w:hAnsi="Times New Roman" w:cs="Times New Roman"/>
          <w:lang w:val="en-US"/>
        </w:rPr>
        <w:t xml:space="preserve">     </w:t>
      </w:r>
    </w:p>
    <w:p w14:paraId="21467A89" w14:textId="77777777" w:rsidR="006D17C5" w:rsidRPr="006D17C5" w:rsidRDefault="006D17C5" w:rsidP="00E3729E">
      <w:pPr>
        <w:spacing w:line="360" w:lineRule="auto"/>
        <w:jc w:val="center"/>
        <w:rPr>
          <w:rFonts w:ascii="Times New Roman" w:hAnsi="Times New Roman" w:cs="Times New Roman"/>
          <w:sz w:val="28"/>
          <w:szCs w:val="28"/>
        </w:rPr>
      </w:pPr>
      <w:r w:rsidRPr="006D17C5">
        <w:rPr>
          <w:rFonts w:ascii="Times New Roman" w:hAnsi="Times New Roman" w:cs="Times New Roman"/>
          <w:b/>
          <w:bCs/>
          <w:sz w:val="28"/>
          <w:szCs w:val="28"/>
        </w:rPr>
        <w:lastRenderedPageBreak/>
        <w:t>CONCLUSION</w:t>
      </w:r>
    </w:p>
    <w:p w14:paraId="7CC9C72A" w14:textId="77777777" w:rsidR="00F72643" w:rsidRPr="00F72643" w:rsidRDefault="00F72643" w:rsidP="00F72643">
      <w:pPr>
        <w:jc w:val="both"/>
        <w:rPr>
          <w:rFonts w:ascii="Times New Roman" w:hAnsi="Times New Roman" w:cs="Times New Roman"/>
        </w:rPr>
      </w:pPr>
      <w:r w:rsidRPr="00F72643">
        <w:rPr>
          <w:rFonts w:ascii="Times New Roman" w:hAnsi="Times New Roman" w:cs="Times New Roman"/>
        </w:rPr>
        <w:t>The Transformer-Based Fake Currency Detection System presents an advanced and efficient solution for identifying counterfeit currency using modern deep learning techniques. Unlike traditional methods that rely on manual inspection or basic machine learning algorithms, this system leverages the power of transformer architecture, specifically Vision Transformers (</w:t>
      </w:r>
      <w:proofErr w:type="spellStart"/>
      <w:r w:rsidRPr="00F72643">
        <w:rPr>
          <w:rFonts w:ascii="Times New Roman" w:hAnsi="Times New Roman" w:cs="Times New Roman"/>
        </w:rPr>
        <w:t>ViT</w:t>
      </w:r>
      <w:proofErr w:type="spellEnd"/>
      <w:r w:rsidRPr="00F72643">
        <w:rPr>
          <w:rFonts w:ascii="Times New Roman" w:hAnsi="Times New Roman" w:cs="Times New Roman"/>
        </w:rPr>
        <w:t>), to achieve higher accuracy and reliability.</w:t>
      </w:r>
    </w:p>
    <w:p w14:paraId="63EA9A6E" w14:textId="77777777" w:rsidR="00F72643" w:rsidRPr="00F72643" w:rsidRDefault="00F72643" w:rsidP="00F72643">
      <w:pPr>
        <w:jc w:val="both"/>
        <w:rPr>
          <w:rFonts w:ascii="Times New Roman" w:hAnsi="Times New Roman" w:cs="Times New Roman"/>
        </w:rPr>
      </w:pPr>
      <w:r w:rsidRPr="00F72643">
        <w:rPr>
          <w:rFonts w:ascii="Times New Roman" w:hAnsi="Times New Roman" w:cs="Times New Roman"/>
        </w:rPr>
        <w:t>The system successfully integrates image processing and deep learning to automate the detection process. By dividing the currency image into patches and applying self-attention mechanisms, the model is able to capture both local details and global relationships within the image. This enables the system to identify subtle differences between real and fake currency notes, such as variations in texture, patterns, security features, and printing quality.</w:t>
      </w:r>
    </w:p>
    <w:p w14:paraId="3A3357AF" w14:textId="77777777" w:rsidR="00F72643" w:rsidRPr="00F72643" w:rsidRDefault="00F72643" w:rsidP="00F72643">
      <w:pPr>
        <w:jc w:val="both"/>
        <w:rPr>
          <w:rFonts w:ascii="Times New Roman" w:hAnsi="Times New Roman" w:cs="Times New Roman"/>
        </w:rPr>
      </w:pPr>
      <w:r w:rsidRPr="00F72643">
        <w:rPr>
          <w:rFonts w:ascii="Times New Roman" w:hAnsi="Times New Roman" w:cs="Times New Roman"/>
        </w:rPr>
        <w:t>One of the major strengths of this system is its ability to eliminate manual feature extraction. The transformer model automatically learns important features during training, reducing human effort and improving performance. Additionally, the system is scalable and can be trained on different types of currency, making it suitable for real-world applications across various countries and financial systems.</w:t>
      </w:r>
    </w:p>
    <w:p w14:paraId="5EB7B9BA" w14:textId="77777777" w:rsidR="00F72643" w:rsidRPr="00F72643" w:rsidRDefault="00F72643" w:rsidP="00F72643">
      <w:pPr>
        <w:jc w:val="both"/>
        <w:rPr>
          <w:rFonts w:ascii="Times New Roman" w:hAnsi="Times New Roman" w:cs="Times New Roman"/>
        </w:rPr>
      </w:pPr>
      <w:r w:rsidRPr="00F72643">
        <w:rPr>
          <w:rFonts w:ascii="Times New Roman" w:hAnsi="Times New Roman" w:cs="Times New Roman"/>
        </w:rPr>
        <w:t>The implementation of this system also demonstrates improved accuracy, robustness, and efficiency compared to traditional approaches like SVM and KNN. It performs well even under challenging conditions such as variations in lighting, orientation, and image quality. Furthermore, the automated nature of the system makes it fast and user-friendly, allowing it to be integrated into applications such as banking systems, ATMs, mobile apps, and retail environments.</w:t>
      </w:r>
    </w:p>
    <w:p w14:paraId="495CF6A7" w14:textId="77777777" w:rsidR="00F72643" w:rsidRPr="00F72643" w:rsidRDefault="00F72643" w:rsidP="00F72643">
      <w:pPr>
        <w:jc w:val="both"/>
        <w:rPr>
          <w:rFonts w:ascii="Times New Roman" w:hAnsi="Times New Roman" w:cs="Times New Roman"/>
        </w:rPr>
      </w:pPr>
      <w:r w:rsidRPr="00F72643">
        <w:rPr>
          <w:rFonts w:ascii="Times New Roman" w:hAnsi="Times New Roman" w:cs="Times New Roman"/>
        </w:rPr>
        <w:t>In conclusion, the proposed transformer-based approach provides a powerful and modern solution for fake currency detection. With further improvements such as larger datasets, real-time deployment, and optimization techniques, the system can be enhanced to achieve even higher performance and practical usability. This project highlights the potential of deep learning and transformer models in solving real-world security challenges effectively.</w:t>
      </w:r>
    </w:p>
    <w:p w14:paraId="431C63EA" w14:textId="77777777" w:rsidR="006F5EEE" w:rsidRDefault="006F5EEE" w:rsidP="002751B3">
      <w:pPr>
        <w:jc w:val="both"/>
        <w:rPr>
          <w:rFonts w:ascii="Times New Roman" w:hAnsi="Times New Roman" w:cs="Times New Roman"/>
          <w:b/>
          <w:bCs/>
          <w:sz w:val="28"/>
          <w:szCs w:val="28"/>
        </w:rPr>
      </w:pPr>
    </w:p>
    <w:p w14:paraId="18D2349D" w14:textId="77777777" w:rsidR="006F5EEE" w:rsidRDefault="006F5EEE" w:rsidP="002751B3">
      <w:pPr>
        <w:jc w:val="both"/>
        <w:rPr>
          <w:rFonts w:ascii="Times New Roman" w:hAnsi="Times New Roman" w:cs="Times New Roman"/>
          <w:b/>
          <w:bCs/>
          <w:sz w:val="28"/>
          <w:szCs w:val="28"/>
        </w:rPr>
      </w:pPr>
    </w:p>
    <w:p w14:paraId="5422F8EE" w14:textId="77777777" w:rsidR="006F5EEE" w:rsidRDefault="006F5EEE" w:rsidP="002751B3">
      <w:pPr>
        <w:jc w:val="both"/>
        <w:rPr>
          <w:rFonts w:ascii="Times New Roman" w:hAnsi="Times New Roman" w:cs="Times New Roman"/>
          <w:b/>
          <w:bCs/>
          <w:sz w:val="28"/>
          <w:szCs w:val="28"/>
        </w:rPr>
      </w:pPr>
    </w:p>
    <w:p w14:paraId="18A07EDA" w14:textId="77777777" w:rsidR="006F5EEE" w:rsidRDefault="006F5EEE" w:rsidP="002751B3">
      <w:pPr>
        <w:jc w:val="both"/>
        <w:rPr>
          <w:rFonts w:ascii="Times New Roman" w:hAnsi="Times New Roman" w:cs="Times New Roman"/>
          <w:b/>
          <w:bCs/>
          <w:sz w:val="28"/>
          <w:szCs w:val="28"/>
        </w:rPr>
      </w:pPr>
    </w:p>
    <w:p w14:paraId="0F8CBEE5" w14:textId="77777777" w:rsidR="006F5EEE" w:rsidRDefault="006F5EEE" w:rsidP="002751B3">
      <w:pPr>
        <w:jc w:val="both"/>
        <w:rPr>
          <w:rFonts w:ascii="Times New Roman" w:hAnsi="Times New Roman" w:cs="Times New Roman"/>
          <w:b/>
          <w:bCs/>
          <w:sz w:val="28"/>
          <w:szCs w:val="28"/>
        </w:rPr>
      </w:pPr>
    </w:p>
    <w:p w14:paraId="57D8F9ED" w14:textId="77777777" w:rsidR="006F5EEE" w:rsidRDefault="006F5EEE" w:rsidP="002751B3">
      <w:pPr>
        <w:jc w:val="both"/>
        <w:rPr>
          <w:rFonts w:ascii="Times New Roman" w:hAnsi="Times New Roman" w:cs="Times New Roman"/>
          <w:b/>
          <w:bCs/>
          <w:sz w:val="28"/>
          <w:szCs w:val="28"/>
        </w:rPr>
      </w:pPr>
    </w:p>
    <w:p w14:paraId="1CA6B17F" w14:textId="77777777" w:rsidR="006F5EEE" w:rsidRDefault="006F5EEE" w:rsidP="002751B3">
      <w:pPr>
        <w:jc w:val="both"/>
        <w:rPr>
          <w:rFonts w:ascii="Times New Roman" w:hAnsi="Times New Roman" w:cs="Times New Roman"/>
          <w:b/>
          <w:bCs/>
          <w:sz w:val="28"/>
          <w:szCs w:val="28"/>
        </w:rPr>
      </w:pPr>
    </w:p>
    <w:p w14:paraId="4B8DAE9A" w14:textId="77777777" w:rsidR="006F5EEE" w:rsidRDefault="006F5EEE" w:rsidP="002751B3">
      <w:pPr>
        <w:jc w:val="both"/>
        <w:rPr>
          <w:rFonts w:ascii="Times New Roman" w:hAnsi="Times New Roman" w:cs="Times New Roman"/>
          <w:b/>
          <w:bCs/>
          <w:sz w:val="28"/>
          <w:szCs w:val="28"/>
        </w:rPr>
      </w:pPr>
    </w:p>
    <w:p w14:paraId="2C43145D" w14:textId="736D71A0" w:rsidR="009B03E2" w:rsidRPr="002751B3" w:rsidRDefault="006F5EEE" w:rsidP="006F5EEE">
      <w:pPr>
        <w:rPr>
          <w:rFonts w:ascii="Times New Roman" w:hAnsi="Times New Roman" w:cs="Times New Roman"/>
          <w:lang w:val="en-US"/>
        </w:rPr>
      </w:pPr>
      <w:r>
        <w:rPr>
          <w:rFonts w:ascii="Times New Roman" w:hAnsi="Times New Roman" w:cs="Times New Roman"/>
          <w:b/>
          <w:bCs/>
          <w:sz w:val="28"/>
          <w:szCs w:val="28"/>
        </w:rPr>
        <w:t xml:space="preserve">                                </w:t>
      </w:r>
      <w:r w:rsidR="009B03E2" w:rsidRPr="009B03E2">
        <w:rPr>
          <w:rFonts w:ascii="Times New Roman" w:hAnsi="Times New Roman" w:cs="Times New Roman"/>
          <w:b/>
          <w:bCs/>
          <w:sz w:val="28"/>
          <w:szCs w:val="28"/>
        </w:rPr>
        <w:t>FUTURE ENHANCEMENTS</w:t>
      </w:r>
    </w:p>
    <w:p w14:paraId="67BC4081" w14:textId="32C36576" w:rsidR="002751B3" w:rsidRPr="002751B3" w:rsidRDefault="003C1864" w:rsidP="000D4662">
      <w:pPr>
        <w:spacing w:line="360" w:lineRule="auto"/>
        <w:jc w:val="both"/>
        <w:rPr>
          <w:rFonts w:ascii="Times New Roman" w:hAnsi="Times New Roman" w:cs="Times New Roman"/>
        </w:rPr>
      </w:pPr>
      <w:r w:rsidRPr="003C1864">
        <w:rPr>
          <w:rFonts w:ascii="Times New Roman" w:hAnsi="Times New Roman" w:cs="Times New Roman"/>
        </w:rPr>
        <w:t>The Transformer-Based Fake Currency Detection System can be further improved and extended in several ways to enhance its performance, usability, and real-world applicability. The following are the possible future enhancements</w:t>
      </w:r>
    </w:p>
    <w:p w14:paraId="2ECFDEB1" w14:textId="77777777" w:rsidR="009E09B1" w:rsidRPr="009E09B1" w:rsidRDefault="009B03E2" w:rsidP="009E09B1">
      <w:pPr>
        <w:spacing w:line="360" w:lineRule="auto"/>
        <w:jc w:val="both"/>
        <w:rPr>
          <w:rFonts w:ascii="Times New Roman" w:hAnsi="Times New Roman" w:cs="Times New Roman"/>
          <w:b/>
          <w:bCs/>
        </w:rPr>
      </w:pPr>
      <w:r w:rsidRPr="009B03E2">
        <w:rPr>
          <w:rFonts w:ascii="Times New Roman" w:hAnsi="Times New Roman" w:cs="Times New Roman"/>
          <w:b/>
          <w:bCs/>
        </w:rPr>
        <w:t>1</w:t>
      </w:r>
      <w:r w:rsidR="0097333A">
        <w:rPr>
          <w:rFonts w:ascii="Times New Roman" w:hAnsi="Times New Roman" w:cs="Times New Roman"/>
          <w:b/>
          <w:bCs/>
        </w:rPr>
        <w:t>2</w:t>
      </w:r>
      <w:r w:rsidRPr="009B03E2">
        <w:rPr>
          <w:rFonts w:ascii="Times New Roman" w:hAnsi="Times New Roman" w:cs="Times New Roman"/>
          <w:b/>
          <w:bCs/>
        </w:rPr>
        <w:t xml:space="preserve">.1 </w:t>
      </w:r>
      <w:r w:rsidR="009E09B1" w:rsidRPr="009E09B1">
        <w:rPr>
          <w:rFonts w:ascii="Times New Roman" w:hAnsi="Times New Roman" w:cs="Times New Roman"/>
          <w:b/>
          <w:bCs/>
        </w:rPr>
        <w:t>Technical Enhancements</w:t>
      </w:r>
    </w:p>
    <w:p w14:paraId="779F08D6" w14:textId="506BD280" w:rsidR="009E09B1" w:rsidRPr="009E09B1" w:rsidRDefault="009E09B1" w:rsidP="00B74C3C">
      <w:pPr>
        <w:numPr>
          <w:ilvl w:val="0"/>
          <w:numId w:val="45"/>
        </w:numPr>
        <w:spacing w:line="360" w:lineRule="auto"/>
        <w:rPr>
          <w:rFonts w:ascii="Times New Roman" w:hAnsi="Times New Roman" w:cs="Times New Roman"/>
          <w:b/>
          <w:bCs/>
        </w:rPr>
      </w:pPr>
      <w:r w:rsidRPr="009E09B1">
        <w:rPr>
          <w:rFonts w:ascii="Times New Roman" w:hAnsi="Times New Roman" w:cs="Times New Roman"/>
          <w:b/>
          <w:bCs/>
        </w:rPr>
        <w:t>Model</w:t>
      </w:r>
      <w:r w:rsidR="00D94D51">
        <w:rPr>
          <w:rFonts w:ascii="Times New Roman" w:hAnsi="Times New Roman" w:cs="Times New Roman"/>
          <w:b/>
          <w:bCs/>
        </w:rPr>
        <w:t xml:space="preserve"> </w:t>
      </w:r>
      <w:r w:rsidRPr="009E09B1">
        <w:rPr>
          <w:rFonts w:ascii="Times New Roman" w:hAnsi="Times New Roman" w:cs="Times New Roman"/>
          <w:b/>
          <w:bCs/>
        </w:rPr>
        <w:t>Optimization</w:t>
      </w:r>
      <w:r w:rsidR="00D94D51">
        <w:rPr>
          <w:rFonts w:ascii="Times New Roman" w:hAnsi="Times New Roman" w:cs="Times New Roman"/>
          <w:b/>
          <w:bCs/>
        </w:rPr>
        <w:t xml:space="preserve"> </w:t>
      </w:r>
      <w:r w:rsidRPr="009E09B1">
        <w:rPr>
          <w:rFonts w:ascii="Times New Roman" w:hAnsi="Times New Roman" w:cs="Times New Roman"/>
          <w:b/>
          <w:bCs/>
        </w:rPr>
        <w:t>Techniques:</w:t>
      </w:r>
      <w:r w:rsidRPr="009E09B1">
        <w:rPr>
          <w:rFonts w:ascii="Times New Roman" w:hAnsi="Times New Roman" w:cs="Times New Roman"/>
          <w:b/>
          <w:bCs/>
        </w:rPr>
        <w:br/>
      </w:r>
      <w:r w:rsidRPr="009E09B1">
        <w:rPr>
          <w:rFonts w:ascii="Times New Roman" w:hAnsi="Times New Roman" w:cs="Times New Roman"/>
        </w:rPr>
        <w:t>Apply pruning, quantization, and hyperparameter tuning to reduce model size and improve speed without compromising accuracy</w:t>
      </w:r>
      <w:r w:rsidRPr="009E09B1">
        <w:rPr>
          <w:rFonts w:ascii="Times New Roman" w:hAnsi="Times New Roman" w:cs="Times New Roman"/>
          <w:b/>
          <w:bCs/>
        </w:rPr>
        <w:t xml:space="preserve"> </w:t>
      </w:r>
    </w:p>
    <w:p w14:paraId="2B22E019" w14:textId="77777777" w:rsidR="009E09B1" w:rsidRPr="009E09B1" w:rsidRDefault="009E09B1" w:rsidP="000C7836">
      <w:pPr>
        <w:numPr>
          <w:ilvl w:val="0"/>
          <w:numId w:val="45"/>
        </w:numPr>
        <w:spacing w:line="360" w:lineRule="auto"/>
        <w:rPr>
          <w:rFonts w:ascii="Times New Roman" w:hAnsi="Times New Roman" w:cs="Times New Roman"/>
          <w:b/>
          <w:bCs/>
        </w:rPr>
      </w:pPr>
      <w:r w:rsidRPr="009E09B1">
        <w:rPr>
          <w:rFonts w:ascii="Times New Roman" w:hAnsi="Times New Roman" w:cs="Times New Roman"/>
          <w:b/>
          <w:bCs/>
        </w:rPr>
        <w:t>Hybrid Architecture (Transformer + CNN):</w:t>
      </w:r>
      <w:r w:rsidRPr="009E09B1">
        <w:rPr>
          <w:rFonts w:ascii="Times New Roman" w:hAnsi="Times New Roman" w:cs="Times New Roman"/>
          <w:b/>
          <w:bCs/>
        </w:rPr>
        <w:br/>
      </w:r>
      <w:r w:rsidRPr="009E09B1">
        <w:rPr>
          <w:rFonts w:ascii="Times New Roman" w:hAnsi="Times New Roman" w:cs="Times New Roman"/>
        </w:rPr>
        <w:t>Combine CNN for local feature extraction and Transformer for global attention to enhance detection performance</w:t>
      </w:r>
      <w:r w:rsidRPr="009E09B1">
        <w:rPr>
          <w:rFonts w:ascii="Times New Roman" w:hAnsi="Times New Roman" w:cs="Times New Roman"/>
          <w:b/>
          <w:bCs/>
        </w:rPr>
        <w:t xml:space="preserve"> </w:t>
      </w:r>
    </w:p>
    <w:p w14:paraId="1F818159" w14:textId="77777777" w:rsidR="009E09B1" w:rsidRPr="009E09B1" w:rsidRDefault="009E09B1" w:rsidP="00B74C3C">
      <w:pPr>
        <w:numPr>
          <w:ilvl w:val="0"/>
          <w:numId w:val="45"/>
        </w:numPr>
        <w:spacing w:line="360" w:lineRule="auto"/>
        <w:rPr>
          <w:rFonts w:ascii="Times New Roman" w:hAnsi="Times New Roman" w:cs="Times New Roman"/>
          <w:b/>
          <w:bCs/>
        </w:rPr>
      </w:pPr>
      <w:r w:rsidRPr="009E09B1">
        <w:rPr>
          <w:rFonts w:ascii="Times New Roman" w:hAnsi="Times New Roman" w:cs="Times New Roman"/>
          <w:b/>
          <w:bCs/>
        </w:rPr>
        <w:t>Edge Deployment Optimization:</w:t>
      </w:r>
      <w:r w:rsidRPr="009E09B1">
        <w:rPr>
          <w:rFonts w:ascii="Times New Roman" w:hAnsi="Times New Roman" w:cs="Times New Roman"/>
          <w:b/>
          <w:bCs/>
        </w:rPr>
        <w:br/>
      </w:r>
      <w:r w:rsidRPr="009E09B1">
        <w:rPr>
          <w:rFonts w:ascii="Times New Roman" w:hAnsi="Times New Roman" w:cs="Times New Roman"/>
        </w:rPr>
        <w:t>Optimize the model for deployment on low-power devices like mobile phones and embedded systems</w:t>
      </w:r>
      <w:r w:rsidRPr="009E09B1">
        <w:rPr>
          <w:rFonts w:ascii="Times New Roman" w:hAnsi="Times New Roman" w:cs="Times New Roman"/>
          <w:b/>
          <w:bCs/>
        </w:rPr>
        <w:t xml:space="preserve"> </w:t>
      </w:r>
    </w:p>
    <w:p w14:paraId="78CF8326" w14:textId="73200745" w:rsidR="004E693F" w:rsidRPr="002751B3" w:rsidRDefault="009E09B1" w:rsidP="00B74C3C">
      <w:pPr>
        <w:numPr>
          <w:ilvl w:val="0"/>
          <w:numId w:val="45"/>
        </w:numPr>
        <w:spacing w:line="360" w:lineRule="auto"/>
        <w:rPr>
          <w:rFonts w:ascii="Times New Roman" w:hAnsi="Times New Roman" w:cs="Times New Roman"/>
          <w:b/>
          <w:bCs/>
        </w:rPr>
      </w:pPr>
      <w:r w:rsidRPr="009E09B1">
        <w:rPr>
          <w:rFonts w:ascii="Times New Roman" w:hAnsi="Times New Roman" w:cs="Times New Roman"/>
          <w:b/>
          <w:bCs/>
        </w:rPr>
        <w:t>Explainable AI Integration:</w:t>
      </w:r>
      <w:r w:rsidRPr="009E09B1">
        <w:rPr>
          <w:rFonts w:ascii="Times New Roman" w:hAnsi="Times New Roman" w:cs="Times New Roman"/>
          <w:b/>
          <w:bCs/>
        </w:rPr>
        <w:br/>
      </w:r>
      <w:r w:rsidRPr="009E09B1">
        <w:rPr>
          <w:rFonts w:ascii="Times New Roman" w:hAnsi="Times New Roman" w:cs="Times New Roman"/>
        </w:rPr>
        <w:t>Implement visualization techniques (like attention maps) to highlight important regions used for prediction</w:t>
      </w:r>
    </w:p>
    <w:p w14:paraId="07991D18" w14:textId="6EA2DB9A" w:rsidR="009B03E2" w:rsidRPr="009B03E2" w:rsidRDefault="009B03E2" w:rsidP="00D10E5C">
      <w:pPr>
        <w:spacing w:line="360" w:lineRule="auto"/>
        <w:jc w:val="both"/>
        <w:rPr>
          <w:rFonts w:ascii="Times New Roman" w:hAnsi="Times New Roman" w:cs="Times New Roman"/>
          <w:b/>
          <w:bCs/>
        </w:rPr>
      </w:pPr>
      <w:r w:rsidRPr="009B03E2">
        <w:rPr>
          <w:rFonts w:ascii="Times New Roman" w:hAnsi="Times New Roman" w:cs="Times New Roman"/>
          <w:b/>
          <w:bCs/>
        </w:rPr>
        <w:t>1</w:t>
      </w:r>
      <w:r w:rsidR="0097333A">
        <w:rPr>
          <w:rFonts w:ascii="Times New Roman" w:hAnsi="Times New Roman" w:cs="Times New Roman"/>
          <w:b/>
          <w:bCs/>
        </w:rPr>
        <w:t>2</w:t>
      </w:r>
      <w:r w:rsidRPr="009B03E2">
        <w:rPr>
          <w:rFonts w:ascii="Times New Roman" w:hAnsi="Times New Roman" w:cs="Times New Roman"/>
          <w:b/>
          <w:bCs/>
        </w:rPr>
        <w:t>.2 Data Enhancements</w:t>
      </w:r>
    </w:p>
    <w:p w14:paraId="115F27E0" w14:textId="5AB536EF" w:rsidR="00675461" w:rsidRPr="00B30050" w:rsidRDefault="00675461" w:rsidP="000C7836">
      <w:pPr>
        <w:pStyle w:val="ListParagraph"/>
        <w:numPr>
          <w:ilvl w:val="0"/>
          <w:numId w:val="48"/>
        </w:numPr>
        <w:spacing w:line="360" w:lineRule="auto"/>
        <w:rPr>
          <w:rFonts w:ascii="Times New Roman" w:hAnsi="Times New Roman" w:cs="Times New Roman"/>
        </w:rPr>
      </w:pPr>
      <w:r w:rsidRPr="00B30050">
        <w:rPr>
          <w:rFonts w:ascii="Times New Roman" w:hAnsi="Times New Roman" w:cs="Times New Roman"/>
          <w:b/>
          <w:bCs/>
        </w:rPr>
        <w:t xml:space="preserve">Increase Dataset </w:t>
      </w:r>
      <w:proofErr w:type="gramStart"/>
      <w:r w:rsidRPr="00B30050">
        <w:rPr>
          <w:rFonts w:ascii="Times New Roman" w:hAnsi="Times New Roman" w:cs="Times New Roman"/>
          <w:b/>
          <w:bCs/>
        </w:rPr>
        <w:t>Size</w:t>
      </w:r>
      <w:r w:rsidR="00B30050">
        <w:rPr>
          <w:rFonts w:ascii="Times New Roman" w:hAnsi="Times New Roman" w:cs="Times New Roman"/>
          <w:b/>
          <w:bCs/>
        </w:rPr>
        <w:t xml:space="preserve"> :</w:t>
      </w:r>
      <w:proofErr w:type="gramEnd"/>
      <w:r w:rsidRPr="00B30050">
        <w:rPr>
          <w:rFonts w:ascii="Times New Roman" w:hAnsi="Times New Roman" w:cs="Times New Roman"/>
          <w:b/>
          <w:bCs/>
        </w:rPr>
        <w:br/>
      </w:r>
      <w:r w:rsidRPr="00B30050">
        <w:rPr>
          <w:rFonts w:ascii="Times New Roman" w:hAnsi="Times New Roman" w:cs="Times New Roman"/>
        </w:rPr>
        <w:t xml:space="preserve">Collect a larger number of real and fake currency images to improve model training and accuracy. </w:t>
      </w:r>
    </w:p>
    <w:p w14:paraId="0A898702" w14:textId="750960CA" w:rsidR="00675461" w:rsidRPr="000B48C2" w:rsidRDefault="00675461" w:rsidP="000C7836">
      <w:pPr>
        <w:pStyle w:val="ListParagraph"/>
        <w:numPr>
          <w:ilvl w:val="0"/>
          <w:numId w:val="47"/>
        </w:numPr>
        <w:spacing w:line="360" w:lineRule="auto"/>
        <w:rPr>
          <w:rFonts w:ascii="Times New Roman" w:hAnsi="Times New Roman" w:cs="Times New Roman"/>
          <w:b/>
          <w:bCs/>
        </w:rPr>
      </w:pPr>
      <w:r w:rsidRPr="000B48C2">
        <w:rPr>
          <w:rFonts w:ascii="Times New Roman" w:hAnsi="Times New Roman" w:cs="Times New Roman"/>
          <w:b/>
          <w:bCs/>
        </w:rPr>
        <w:t>Data Augmentation</w:t>
      </w:r>
      <w:r w:rsidR="00B30050">
        <w:rPr>
          <w:rFonts w:ascii="Times New Roman" w:hAnsi="Times New Roman" w:cs="Times New Roman"/>
          <w:b/>
          <w:bCs/>
        </w:rPr>
        <w:t>:</w:t>
      </w:r>
      <w:r w:rsidRPr="000B48C2">
        <w:rPr>
          <w:rFonts w:ascii="Times New Roman" w:hAnsi="Times New Roman" w:cs="Times New Roman"/>
          <w:b/>
          <w:bCs/>
        </w:rPr>
        <w:br/>
      </w:r>
      <w:r w:rsidRPr="00B30050">
        <w:rPr>
          <w:rFonts w:ascii="Times New Roman" w:hAnsi="Times New Roman" w:cs="Times New Roman"/>
        </w:rPr>
        <w:t>Apply techniques like rotation, flipping, zooming, and brightness adjustment to create diverse training samples</w:t>
      </w:r>
      <w:r w:rsidRPr="000B48C2">
        <w:rPr>
          <w:rFonts w:ascii="Times New Roman" w:hAnsi="Times New Roman" w:cs="Times New Roman"/>
          <w:b/>
          <w:bCs/>
        </w:rPr>
        <w:t xml:space="preserve">. </w:t>
      </w:r>
    </w:p>
    <w:p w14:paraId="477CDB0F" w14:textId="6FD4CAF0" w:rsidR="00B30050" w:rsidRDefault="00675461" w:rsidP="000C7836">
      <w:pPr>
        <w:pStyle w:val="ListParagraph"/>
        <w:numPr>
          <w:ilvl w:val="0"/>
          <w:numId w:val="46"/>
        </w:numPr>
        <w:spacing w:line="360" w:lineRule="auto"/>
        <w:rPr>
          <w:rFonts w:ascii="Times New Roman" w:hAnsi="Times New Roman" w:cs="Times New Roman"/>
          <w:b/>
          <w:bCs/>
        </w:rPr>
      </w:pPr>
      <w:r w:rsidRPr="000B48C2">
        <w:rPr>
          <w:rFonts w:ascii="Times New Roman" w:hAnsi="Times New Roman" w:cs="Times New Roman"/>
          <w:b/>
          <w:bCs/>
        </w:rPr>
        <w:t>Include Real-World Variations</w:t>
      </w:r>
      <w:r w:rsidR="00B30050">
        <w:rPr>
          <w:rFonts w:ascii="Times New Roman" w:hAnsi="Times New Roman" w:cs="Times New Roman"/>
          <w:b/>
          <w:bCs/>
        </w:rPr>
        <w:t>:</w:t>
      </w:r>
      <w:r w:rsidRPr="000B48C2">
        <w:rPr>
          <w:rFonts w:ascii="Times New Roman" w:hAnsi="Times New Roman" w:cs="Times New Roman"/>
          <w:b/>
          <w:bCs/>
        </w:rPr>
        <w:br/>
      </w:r>
      <w:r w:rsidRPr="00B30050">
        <w:rPr>
          <w:rFonts w:ascii="Times New Roman" w:hAnsi="Times New Roman" w:cs="Times New Roman"/>
        </w:rPr>
        <w:t>Add images with different lighting conditions, angles, backgrounds, and worn-out notes to improve robustness</w:t>
      </w:r>
      <w:r w:rsidRPr="000B48C2">
        <w:rPr>
          <w:rFonts w:ascii="Times New Roman" w:hAnsi="Times New Roman" w:cs="Times New Roman"/>
          <w:b/>
          <w:bCs/>
        </w:rPr>
        <w:t xml:space="preserve">. </w:t>
      </w:r>
    </w:p>
    <w:p w14:paraId="1E0B85B0" w14:textId="012CF713" w:rsidR="008F4C05" w:rsidRPr="008A357C" w:rsidRDefault="00662433" w:rsidP="008A357C">
      <w:pPr>
        <w:pStyle w:val="ListParagraph"/>
        <w:numPr>
          <w:ilvl w:val="0"/>
          <w:numId w:val="4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62433">
        <w:rPr>
          <w:rFonts w:ascii="Times New Roman" w:eastAsia="Times New Roman" w:hAnsi="Times New Roman" w:cs="Times New Roman"/>
          <w:b/>
          <w:bCs/>
          <w:kern w:val="0"/>
          <w:lang w:eastAsia="en-IN"/>
          <w14:ligatures w14:val="none"/>
        </w:rPr>
        <w:t>Data Cleaning</w:t>
      </w:r>
    </w:p>
    <w:p w14:paraId="52CD958A" w14:textId="261D87FC" w:rsidR="000267C0" w:rsidRPr="008A357C" w:rsidRDefault="00662433" w:rsidP="008A357C">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71D38">
        <w:rPr>
          <w:rFonts w:ascii="Times New Roman" w:eastAsia="Times New Roman" w:hAnsi="Times New Roman" w:cs="Times New Roman"/>
          <w:kern w:val="0"/>
          <w:lang w:eastAsia="en-IN"/>
          <w14:ligatures w14:val="none"/>
        </w:rPr>
        <w:lastRenderedPageBreak/>
        <w:t xml:space="preserve">Remove noisy, blurred, or irrelevant images </w:t>
      </w:r>
      <w:ins w:id="1" w:author="Microsoft Word" w:date="2026-04-08T23:01:00Z" w16du:dateUtc="2026-04-08T17:31:00Z">
        <w:r w:rsidR="00A71D38" w:rsidRPr="00A71D38">
          <w:rPr>
            <w:rFonts w:ascii="Times New Roman" w:eastAsia="Times New Roman" w:hAnsi="Times New Roman" w:cs="Times New Roman"/>
            <w:kern w:val="0"/>
            <w:lang w:eastAsia="en-IN"/>
            <w14:ligatures w14:val="none"/>
          </w:rPr>
          <w:t xml:space="preserve">and </w:t>
        </w:r>
      </w:ins>
      <w:proofErr w:type="gramStart"/>
      <w:r w:rsidRPr="00A71D38">
        <w:rPr>
          <w:rFonts w:ascii="Times New Roman" w:eastAsia="Times New Roman" w:hAnsi="Times New Roman" w:cs="Times New Roman"/>
          <w:kern w:val="0"/>
          <w:lang w:eastAsia="en-IN"/>
          <w14:ligatures w14:val="none"/>
        </w:rPr>
        <w:t>Ensures</w:t>
      </w:r>
      <w:proofErr w:type="gramEnd"/>
      <w:r w:rsidRPr="00A71D38">
        <w:rPr>
          <w:rFonts w:ascii="Times New Roman" w:eastAsia="Times New Roman" w:hAnsi="Times New Roman" w:cs="Times New Roman"/>
          <w:kern w:val="0"/>
          <w:lang w:eastAsia="en-IN"/>
          <w14:ligatures w14:val="none"/>
        </w:rPr>
        <w:t xml:space="preserve"> high-quality input for better training</w:t>
      </w:r>
    </w:p>
    <w:p w14:paraId="002E173E" w14:textId="721193FB" w:rsidR="009B03E2" w:rsidRDefault="009B03E2" w:rsidP="000C7836">
      <w:pPr>
        <w:pStyle w:val="ListParagraph"/>
        <w:numPr>
          <w:ilvl w:val="1"/>
          <w:numId w:val="49"/>
        </w:numPr>
        <w:spacing w:line="360" w:lineRule="auto"/>
        <w:jc w:val="both"/>
        <w:rPr>
          <w:rFonts w:ascii="Times New Roman" w:hAnsi="Times New Roman" w:cs="Times New Roman"/>
          <w:b/>
          <w:bCs/>
        </w:rPr>
      </w:pPr>
      <w:r w:rsidRPr="00826256">
        <w:rPr>
          <w:rFonts w:ascii="Times New Roman" w:hAnsi="Times New Roman" w:cs="Times New Roman"/>
          <w:b/>
          <w:bCs/>
        </w:rPr>
        <w:t>Model and Training Enhancements</w:t>
      </w:r>
    </w:p>
    <w:p w14:paraId="51550253" w14:textId="0425BE3F" w:rsidR="00F34040" w:rsidRPr="007354F9" w:rsidRDefault="00F34040" w:rsidP="000C7836">
      <w:pPr>
        <w:pStyle w:val="ListParagraph"/>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354F9">
        <w:rPr>
          <w:rFonts w:ascii="Times New Roman" w:eastAsia="Times New Roman" w:hAnsi="Times New Roman" w:cs="Times New Roman"/>
          <w:b/>
          <w:bCs/>
          <w:kern w:val="0"/>
          <w:lang w:eastAsia="en-IN"/>
          <w14:ligatures w14:val="none"/>
        </w:rPr>
        <w:t>Use of Larger and Diverse Datasets</w:t>
      </w:r>
      <w:r w:rsidR="00987E8F" w:rsidRPr="007354F9">
        <w:rPr>
          <w:rFonts w:ascii="Times New Roman" w:eastAsia="Times New Roman" w:hAnsi="Times New Roman" w:cs="Times New Roman"/>
          <w:b/>
          <w:bCs/>
          <w:kern w:val="0"/>
          <w:lang w:eastAsia="en-IN"/>
          <w14:ligatures w14:val="none"/>
        </w:rPr>
        <w:t>:</w:t>
      </w:r>
      <w:r w:rsidR="00826256" w:rsidRPr="007354F9">
        <w:rPr>
          <w:rFonts w:ascii="Times New Roman" w:eastAsia="Times New Roman" w:hAnsi="Times New Roman" w:cs="Times New Roman"/>
          <w:kern w:val="0"/>
          <w:lang w:eastAsia="en-IN"/>
          <w14:ligatures w14:val="none"/>
        </w:rPr>
        <w:t xml:space="preserve"> </w:t>
      </w:r>
      <w:r w:rsidRPr="007354F9">
        <w:rPr>
          <w:rFonts w:ascii="Times New Roman" w:eastAsia="Times New Roman" w:hAnsi="Times New Roman" w:cs="Times New Roman"/>
          <w:kern w:val="0"/>
          <w:lang w:eastAsia="en-IN"/>
          <w14:ligatures w14:val="none"/>
        </w:rPr>
        <w:t xml:space="preserve">Train the model with more images including different lighting, angles, and worn-out notes </w:t>
      </w:r>
    </w:p>
    <w:p w14:paraId="39754A41" w14:textId="77777777" w:rsidR="00496E59" w:rsidRPr="00496E59" w:rsidRDefault="00496E59" w:rsidP="00496E5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6E3E977" w14:textId="41620E7E" w:rsidR="009B03E2" w:rsidRPr="001C747A" w:rsidRDefault="00247FBF" w:rsidP="000C7836">
      <w:pPr>
        <w:pStyle w:val="ListParagraph"/>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6E59">
        <w:rPr>
          <w:rFonts w:ascii="Times New Roman" w:eastAsia="Times New Roman" w:hAnsi="Times New Roman" w:cs="Times New Roman"/>
          <w:b/>
          <w:bCs/>
          <w:kern w:val="0"/>
          <w:lang w:eastAsia="en-IN"/>
          <w14:ligatures w14:val="none"/>
        </w:rPr>
        <w:t>Hyperparameter Tuning</w:t>
      </w:r>
      <w:r w:rsidR="007A0846" w:rsidRPr="00496E59">
        <w:rPr>
          <w:rFonts w:ascii="Times New Roman" w:eastAsia="Times New Roman" w:hAnsi="Times New Roman" w:cs="Times New Roman"/>
          <w:b/>
          <w:bCs/>
          <w:kern w:val="0"/>
          <w:lang w:eastAsia="en-IN"/>
          <w14:ligatures w14:val="none"/>
        </w:rPr>
        <w:t>:</w:t>
      </w:r>
      <w:r w:rsidR="007A0846" w:rsidRPr="00496E59">
        <w:rPr>
          <w:rFonts w:ascii="Times New Roman" w:eastAsia="Times New Roman" w:hAnsi="Times New Roman" w:cs="Times New Roman"/>
          <w:kern w:val="0"/>
          <w:lang w:eastAsia="en-IN"/>
          <w14:ligatures w14:val="none"/>
        </w:rPr>
        <w:t xml:space="preserve"> </w:t>
      </w:r>
      <w:r w:rsidRPr="00496E59">
        <w:rPr>
          <w:rFonts w:ascii="Times New Roman" w:eastAsia="Times New Roman" w:hAnsi="Times New Roman" w:cs="Times New Roman"/>
          <w:kern w:val="0"/>
          <w:lang w:eastAsia="en-IN"/>
          <w14:ligatures w14:val="none"/>
        </w:rPr>
        <w:t>Optimize parameters like learning rate, batch size, and</w:t>
      </w:r>
      <w:r w:rsidR="001C747A">
        <w:rPr>
          <w:rFonts w:ascii="Times New Roman" w:eastAsia="Times New Roman" w:hAnsi="Times New Roman" w:cs="Times New Roman"/>
          <w:kern w:val="0"/>
          <w:lang w:eastAsia="en-IN"/>
          <w14:ligatures w14:val="none"/>
        </w:rPr>
        <w:t xml:space="preserve"> </w:t>
      </w:r>
      <w:r w:rsidRPr="001C747A">
        <w:rPr>
          <w:rFonts w:ascii="Times New Roman" w:eastAsia="Times New Roman" w:hAnsi="Times New Roman" w:cs="Times New Roman"/>
          <w:kern w:val="0"/>
          <w:lang w:eastAsia="en-IN"/>
          <w14:ligatures w14:val="none"/>
        </w:rPr>
        <w:t xml:space="preserve">number of </w:t>
      </w:r>
      <w:proofErr w:type="spellStart"/>
      <w:proofErr w:type="gramStart"/>
      <w:r w:rsidRPr="001C747A">
        <w:rPr>
          <w:rFonts w:ascii="Times New Roman" w:eastAsia="Times New Roman" w:hAnsi="Times New Roman" w:cs="Times New Roman"/>
          <w:kern w:val="0"/>
          <w:lang w:eastAsia="en-IN"/>
          <w14:ligatures w14:val="none"/>
        </w:rPr>
        <w:t>layers</w:t>
      </w:r>
      <w:r w:rsidR="007A0846" w:rsidRPr="001C747A">
        <w:rPr>
          <w:rFonts w:ascii="Times New Roman" w:eastAsia="Times New Roman" w:hAnsi="Times New Roman" w:cs="Times New Roman"/>
          <w:kern w:val="0"/>
          <w:lang w:eastAsia="en-IN"/>
          <w14:ligatures w14:val="none"/>
        </w:rPr>
        <w:t>,</w:t>
      </w:r>
      <w:r w:rsidRPr="001C747A">
        <w:rPr>
          <w:rFonts w:ascii="Times New Roman" w:eastAsia="Times New Roman" w:hAnsi="Times New Roman" w:cs="Times New Roman"/>
          <w:kern w:val="0"/>
          <w:lang w:eastAsia="en-IN"/>
          <w14:ligatures w14:val="none"/>
        </w:rPr>
        <w:t>Enhances</w:t>
      </w:r>
      <w:proofErr w:type="spellEnd"/>
      <w:proofErr w:type="gramEnd"/>
      <w:r w:rsidRPr="001C747A">
        <w:rPr>
          <w:rFonts w:ascii="Times New Roman" w:eastAsia="Times New Roman" w:hAnsi="Times New Roman" w:cs="Times New Roman"/>
          <w:kern w:val="0"/>
          <w:lang w:eastAsia="en-IN"/>
          <w14:ligatures w14:val="none"/>
        </w:rPr>
        <w:t xml:space="preserve"> model performance and reduces errors</w:t>
      </w:r>
    </w:p>
    <w:p w14:paraId="37A426BE" w14:textId="77777777" w:rsidR="00496E59" w:rsidRPr="00496E59" w:rsidRDefault="00496E59" w:rsidP="00496E5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2A027AF" w14:textId="144EE7CD" w:rsidR="00496E59" w:rsidRPr="00496E59" w:rsidRDefault="00496E59" w:rsidP="000C7836">
      <w:pPr>
        <w:pStyle w:val="ListParagraph"/>
        <w:numPr>
          <w:ilvl w:val="0"/>
          <w:numId w:val="50"/>
        </w:numPr>
        <w:spacing w:line="360" w:lineRule="auto"/>
        <w:jc w:val="both"/>
        <w:rPr>
          <w:rFonts w:ascii="Times New Roman" w:hAnsi="Times New Roman" w:cs="Times New Roman"/>
        </w:rPr>
      </w:pPr>
      <w:r w:rsidRPr="00496E59">
        <w:rPr>
          <w:rFonts w:ascii="Times New Roman" w:hAnsi="Times New Roman" w:cs="Times New Roman"/>
          <w:b/>
          <w:bCs/>
        </w:rPr>
        <w:t xml:space="preserve">Data Augmentation Techniques: </w:t>
      </w:r>
      <w:r w:rsidRPr="00496E59">
        <w:rPr>
          <w:rFonts w:ascii="Times New Roman" w:hAnsi="Times New Roman" w:cs="Times New Roman"/>
        </w:rPr>
        <w:t>Apply transformations such as rotation, flipping, zooming, and brightness adjustment and Increases dataset size and prevents overfitting</w:t>
      </w:r>
    </w:p>
    <w:p w14:paraId="289C2B03" w14:textId="0128E53B" w:rsidR="009B03E2" w:rsidRPr="009B03E2" w:rsidRDefault="009B03E2" w:rsidP="000D4662">
      <w:pPr>
        <w:spacing w:line="360" w:lineRule="auto"/>
        <w:jc w:val="both"/>
        <w:rPr>
          <w:rFonts w:ascii="Times New Roman" w:hAnsi="Times New Roman" w:cs="Times New Roman"/>
          <w:b/>
          <w:bCs/>
        </w:rPr>
      </w:pPr>
      <w:r w:rsidRPr="009B03E2">
        <w:rPr>
          <w:rFonts w:ascii="Times New Roman" w:hAnsi="Times New Roman" w:cs="Times New Roman"/>
          <w:b/>
          <w:bCs/>
        </w:rPr>
        <w:t>1</w:t>
      </w:r>
      <w:r w:rsidR="0097333A">
        <w:rPr>
          <w:rFonts w:ascii="Times New Roman" w:hAnsi="Times New Roman" w:cs="Times New Roman"/>
          <w:b/>
          <w:bCs/>
        </w:rPr>
        <w:t>2</w:t>
      </w:r>
      <w:r w:rsidRPr="009B03E2">
        <w:rPr>
          <w:rFonts w:ascii="Times New Roman" w:hAnsi="Times New Roman" w:cs="Times New Roman"/>
          <w:b/>
          <w:bCs/>
        </w:rPr>
        <w:t>.4 Deployment and User Interface Enhancements</w:t>
      </w:r>
    </w:p>
    <w:p w14:paraId="46EEA025" w14:textId="4FF17DE9" w:rsidR="00F8244A" w:rsidRPr="00D1235B" w:rsidRDefault="00F8244A" w:rsidP="00D1235B">
      <w:pPr>
        <w:pStyle w:val="ListParagraph"/>
        <w:numPr>
          <w:ilvl w:val="0"/>
          <w:numId w:val="88"/>
        </w:numPr>
        <w:spacing w:line="360" w:lineRule="auto"/>
        <w:jc w:val="both"/>
        <w:rPr>
          <w:rFonts w:ascii="Times New Roman" w:hAnsi="Times New Roman" w:cs="Times New Roman"/>
          <w:b/>
          <w:bCs/>
        </w:rPr>
      </w:pPr>
      <w:r w:rsidRPr="00D1235B">
        <w:rPr>
          <w:rFonts w:ascii="Times New Roman" w:hAnsi="Times New Roman" w:cs="Times New Roman"/>
          <w:b/>
          <w:bCs/>
        </w:rPr>
        <w:t xml:space="preserve">Cloud-Based Deployment </w:t>
      </w:r>
    </w:p>
    <w:p w14:paraId="68EF7072" w14:textId="26622AD7" w:rsidR="00F8244A" w:rsidRPr="00652F51" w:rsidRDefault="00F8244A" w:rsidP="00D1235B">
      <w:pPr>
        <w:pStyle w:val="ListParagraph"/>
        <w:spacing w:line="360" w:lineRule="auto"/>
        <w:jc w:val="both"/>
        <w:rPr>
          <w:rFonts w:ascii="Times New Roman" w:hAnsi="Times New Roman" w:cs="Times New Roman"/>
        </w:rPr>
      </w:pPr>
      <w:r w:rsidRPr="00652F51">
        <w:rPr>
          <w:rFonts w:ascii="Times New Roman" w:hAnsi="Times New Roman" w:cs="Times New Roman"/>
        </w:rPr>
        <w:t xml:space="preserve">Deploy the model on cloud platforms for easy access </w:t>
      </w:r>
      <w:r w:rsidR="00652F51" w:rsidRPr="00652F51">
        <w:rPr>
          <w:rFonts w:ascii="Times New Roman" w:hAnsi="Times New Roman" w:cs="Times New Roman"/>
        </w:rPr>
        <w:t xml:space="preserve">and </w:t>
      </w:r>
      <w:proofErr w:type="gramStart"/>
      <w:r w:rsidRPr="00652F51">
        <w:rPr>
          <w:rFonts w:ascii="Times New Roman" w:hAnsi="Times New Roman" w:cs="Times New Roman"/>
        </w:rPr>
        <w:t>Enables</w:t>
      </w:r>
      <w:proofErr w:type="gramEnd"/>
      <w:r w:rsidRPr="00652F51">
        <w:rPr>
          <w:rFonts w:ascii="Times New Roman" w:hAnsi="Times New Roman" w:cs="Times New Roman"/>
        </w:rPr>
        <w:t xml:space="preserve"> real-time processing and scalability </w:t>
      </w:r>
    </w:p>
    <w:p w14:paraId="25D95055" w14:textId="77777777" w:rsidR="00F8244A" w:rsidRPr="00D1235B" w:rsidRDefault="00F8244A" w:rsidP="00D1235B">
      <w:pPr>
        <w:pStyle w:val="ListParagraph"/>
        <w:numPr>
          <w:ilvl w:val="0"/>
          <w:numId w:val="88"/>
        </w:numPr>
        <w:spacing w:line="360" w:lineRule="auto"/>
        <w:jc w:val="both"/>
        <w:rPr>
          <w:rFonts w:ascii="Times New Roman" w:hAnsi="Times New Roman" w:cs="Times New Roman"/>
          <w:b/>
          <w:bCs/>
        </w:rPr>
      </w:pPr>
      <w:r w:rsidRPr="00D1235B">
        <w:rPr>
          <w:rFonts w:ascii="Times New Roman" w:hAnsi="Times New Roman" w:cs="Times New Roman"/>
          <w:b/>
          <w:bCs/>
        </w:rPr>
        <w:t xml:space="preserve">Mobile &amp; Web Application Interface </w:t>
      </w:r>
    </w:p>
    <w:p w14:paraId="3FFF87F4" w14:textId="198EC44F" w:rsidR="00F8244A" w:rsidRPr="00D34461" w:rsidRDefault="00F8244A" w:rsidP="00D1235B">
      <w:pPr>
        <w:pStyle w:val="ListParagraph"/>
        <w:spacing w:line="360" w:lineRule="auto"/>
        <w:jc w:val="both"/>
        <w:rPr>
          <w:rFonts w:ascii="Times New Roman" w:hAnsi="Times New Roman" w:cs="Times New Roman"/>
        </w:rPr>
      </w:pPr>
      <w:r w:rsidRPr="00D34461">
        <w:rPr>
          <w:rFonts w:ascii="Times New Roman" w:hAnsi="Times New Roman" w:cs="Times New Roman"/>
        </w:rPr>
        <w:t xml:space="preserve">Develop user-friendly Android/iOS and web apps </w:t>
      </w:r>
      <w:r w:rsidR="00A80C9F" w:rsidRPr="00D34461">
        <w:rPr>
          <w:rFonts w:ascii="Times New Roman" w:hAnsi="Times New Roman" w:cs="Times New Roman"/>
        </w:rPr>
        <w:t xml:space="preserve">and </w:t>
      </w:r>
      <w:r w:rsidRPr="00D34461">
        <w:rPr>
          <w:rFonts w:ascii="Times New Roman" w:hAnsi="Times New Roman" w:cs="Times New Roman"/>
        </w:rPr>
        <w:t xml:space="preserve">Allows users to upload or capture images easily </w:t>
      </w:r>
    </w:p>
    <w:p w14:paraId="490F6A77" w14:textId="77777777" w:rsidR="00F8244A" w:rsidRPr="00D1235B" w:rsidRDefault="00F8244A" w:rsidP="00D1235B">
      <w:pPr>
        <w:pStyle w:val="ListParagraph"/>
        <w:numPr>
          <w:ilvl w:val="0"/>
          <w:numId w:val="88"/>
        </w:numPr>
        <w:spacing w:line="360" w:lineRule="auto"/>
        <w:jc w:val="both"/>
        <w:rPr>
          <w:rFonts w:ascii="Times New Roman" w:hAnsi="Times New Roman" w:cs="Times New Roman"/>
          <w:b/>
          <w:bCs/>
        </w:rPr>
      </w:pPr>
      <w:r w:rsidRPr="00D1235B">
        <w:rPr>
          <w:rFonts w:ascii="Times New Roman" w:hAnsi="Times New Roman" w:cs="Times New Roman"/>
          <w:b/>
          <w:bCs/>
        </w:rPr>
        <w:t xml:space="preserve">Real-Time Detection Interface </w:t>
      </w:r>
    </w:p>
    <w:p w14:paraId="664C7C82" w14:textId="77777777" w:rsidR="00D34461" w:rsidRPr="00D34461" w:rsidRDefault="00F8244A" w:rsidP="00D1235B">
      <w:pPr>
        <w:pStyle w:val="ListParagraph"/>
        <w:spacing w:line="360" w:lineRule="auto"/>
        <w:jc w:val="both"/>
        <w:rPr>
          <w:rFonts w:ascii="Times New Roman" w:hAnsi="Times New Roman" w:cs="Times New Roman"/>
        </w:rPr>
      </w:pPr>
      <w:r w:rsidRPr="00D34461">
        <w:rPr>
          <w:rFonts w:ascii="Times New Roman" w:hAnsi="Times New Roman" w:cs="Times New Roman"/>
        </w:rPr>
        <w:t xml:space="preserve">Integrate live camera support for instant currency </w:t>
      </w:r>
      <w:proofErr w:type="spellStart"/>
      <w:proofErr w:type="gramStart"/>
      <w:r w:rsidRPr="00D34461">
        <w:rPr>
          <w:rFonts w:ascii="Times New Roman" w:hAnsi="Times New Roman" w:cs="Times New Roman"/>
        </w:rPr>
        <w:t>verification</w:t>
      </w:r>
      <w:r w:rsidR="001A7763" w:rsidRPr="00D34461">
        <w:rPr>
          <w:rFonts w:ascii="Times New Roman" w:hAnsi="Times New Roman" w:cs="Times New Roman"/>
        </w:rPr>
        <w:t>.</w:t>
      </w:r>
      <w:r w:rsidRPr="00D34461">
        <w:rPr>
          <w:rFonts w:ascii="Times New Roman" w:hAnsi="Times New Roman" w:cs="Times New Roman"/>
        </w:rPr>
        <w:t>Provides</w:t>
      </w:r>
      <w:proofErr w:type="spellEnd"/>
      <w:proofErr w:type="gramEnd"/>
      <w:r w:rsidRPr="00D34461">
        <w:rPr>
          <w:rFonts w:ascii="Times New Roman" w:hAnsi="Times New Roman" w:cs="Times New Roman"/>
        </w:rPr>
        <w:t xml:space="preserve"> quick results during transactions </w:t>
      </w:r>
    </w:p>
    <w:p w14:paraId="1A19196F" w14:textId="77777777" w:rsidR="00D1235B" w:rsidRPr="00D1235B" w:rsidRDefault="00F8244A" w:rsidP="00D1235B">
      <w:pPr>
        <w:pStyle w:val="ListParagraph"/>
        <w:numPr>
          <w:ilvl w:val="0"/>
          <w:numId w:val="88"/>
        </w:numPr>
        <w:spacing w:line="360" w:lineRule="auto"/>
        <w:jc w:val="both"/>
        <w:rPr>
          <w:rFonts w:ascii="Times New Roman" w:hAnsi="Times New Roman" w:cs="Times New Roman"/>
          <w:b/>
          <w:bCs/>
        </w:rPr>
      </w:pPr>
      <w:r w:rsidRPr="00D1235B">
        <w:rPr>
          <w:rFonts w:ascii="Times New Roman" w:hAnsi="Times New Roman" w:cs="Times New Roman"/>
          <w:b/>
          <w:bCs/>
        </w:rPr>
        <w:t xml:space="preserve">Interactive &amp; User-Friendly UI Design </w:t>
      </w:r>
    </w:p>
    <w:p w14:paraId="445EBAF5" w14:textId="01F7CA50" w:rsidR="00F8244A" w:rsidRPr="00D1235B" w:rsidRDefault="00F8244A" w:rsidP="00D1235B">
      <w:pPr>
        <w:pStyle w:val="ListParagraph"/>
        <w:spacing w:line="360" w:lineRule="auto"/>
        <w:jc w:val="both"/>
        <w:rPr>
          <w:rFonts w:ascii="Times New Roman" w:hAnsi="Times New Roman" w:cs="Times New Roman"/>
          <w:b/>
          <w:bCs/>
        </w:rPr>
      </w:pPr>
      <w:r w:rsidRPr="00D1235B">
        <w:rPr>
          <w:rFonts w:ascii="Times New Roman" w:hAnsi="Times New Roman" w:cs="Times New Roman"/>
        </w:rPr>
        <w:t xml:space="preserve">Simple layout with clear buttons and </w:t>
      </w:r>
      <w:proofErr w:type="spellStart"/>
      <w:proofErr w:type="gramStart"/>
      <w:r w:rsidRPr="00D1235B">
        <w:rPr>
          <w:rFonts w:ascii="Times New Roman" w:hAnsi="Times New Roman" w:cs="Times New Roman"/>
        </w:rPr>
        <w:t>instructions</w:t>
      </w:r>
      <w:r w:rsidR="00D34461" w:rsidRPr="00D1235B">
        <w:rPr>
          <w:rFonts w:ascii="Times New Roman" w:hAnsi="Times New Roman" w:cs="Times New Roman"/>
        </w:rPr>
        <w:t>.</w:t>
      </w:r>
      <w:r w:rsidRPr="00D1235B">
        <w:rPr>
          <w:rFonts w:ascii="Times New Roman" w:hAnsi="Times New Roman" w:cs="Times New Roman"/>
        </w:rPr>
        <w:t>Displays</w:t>
      </w:r>
      <w:proofErr w:type="spellEnd"/>
      <w:proofErr w:type="gramEnd"/>
      <w:r w:rsidRPr="00D1235B">
        <w:rPr>
          <w:rFonts w:ascii="Times New Roman" w:hAnsi="Times New Roman" w:cs="Times New Roman"/>
        </w:rPr>
        <w:t xml:space="preserve"> results with confidence score and visual feedback</w:t>
      </w:r>
    </w:p>
    <w:p w14:paraId="6BE8034B" w14:textId="0A26D630" w:rsidR="0001183F" w:rsidRPr="0001183F" w:rsidRDefault="009B03E2" w:rsidP="0001183F">
      <w:pPr>
        <w:pStyle w:val="ListParagraph"/>
        <w:numPr>
          <w:ilvl w:val="1"/>
          <w:numId w:val="49"/>
        </w:numPr>
        <w:spacing w:line="360" w:lineRule="auto"/>
        <w:jc w:val="both"/>
        <w:rPr>
          <w:rFonts w:ascii="Times New Roman" w:hAnsi="Times New Roman" w:cs="Times New Roman"/>
          <w:b/>
          <w:bCs/>
        </w:rPr>
      </w:pPr>
      <w:r w:rsidRPr="0001183F">
        <w:rPr>
          <w:rFonts w:ascii="Times New Roman" w:hAnsi="Times New Roman" w:cs="Times New Roman"/>
          <w:b/>
          <w:bCs/>
        </w:rPr>
        <w:t>Business and Financial Enhancements</w:t>
      </w:r>
    </w:p>
    <w:p w14:paraId="6EAB357A" w14:textId="77777777" w:rsidR="006625DD" w:rsidRPr="006625DD" w:rsidRDefault="006625DD" w:rsidP="006625DD">
      <w:pPr>
        <w:numPr>
          <w:ilvl w:val="0"/>
          <w:numId w:val="25"/>
        </w:numPr>
        <w:spacing w:line="360" w:lineRule="auto"/>
        <w:jc w:val="both"/>
        <w:rPr>
          <w:rFonts w:ascii="Times New Roman" w:hAnsi="Times New Roman" w:cs="Times New Roman"/>
        </w:rPr>
      </w:pPr>
      <w:r w:rsidRPr="006625DD">
        <w:rPr>
          <w:rFonts w:ascii="Times New Roman" w:hAnsi="Times New Roman" w:cs="Times New Roman"/>
          <w:b/>
          <w:bCs/>
        </w:rPr>
        <w:t>Integration with Banking Systems</w:t>
      </w:r>
      <w:r w:rsidRPr="006625DD">
        <w:rPr>
          <w:rFonts w:ascii="Times New Roman" w:hAnsi="Times New Roman" w:cs="Times New Roman"/>
        </w:rPr>
        <w:t xml:space="preserve"> </w:t>
      </w:r>
    </w:p>
    <w:p w14:paraId="6E5A1B42" w14:textId="483B9ED9" w:rsidR="006625DD" w:rsidRPr="006625DD" w:rsidRDefault="006625DD" w:rsidP="0001183F">
      <w:pPr>
        <w:spacing w:line="360" w:lineRule="auto"/>
        <w:ind w:left="720"/>
        <w:jc w:val="both"/>
        <w:rPr>
          <w:rFonts w:ascii="Times New Roman" w:hAnsi="Times New Roman" w:cs="Times New Roman"/>
        </w:rPr>
      </w:pPr>
      <w:r w:rsidRPr="006625DD">
        <w:rPr>
          <w:rFonts w:ascii="Times New Roman" w:hAnsi="Times New Roman" w:cs="Times New Roman"/>
        </w:rPr>
        <w:t xml:space="preserve">Deploy the system in ATMs, cash deposit machines, and bank </w:t>
      </w:r>
      <w:proofErr w:type="gramStart"/>
      <w:r w:rsidRPr="006625DD">
        <w:rPr>
          <w:rFonts w:ascii="Times New Roman" w:hAnsi="Times New Roman" w:cs="Times New Roman"/>
        </w:rPr>
        <w:t xml:space="preserve">counters </w:t>
      </w:r>
      <w:r w:rsidR="0001183F">
        <w:rPr>
          <w:rFonts w:ascii="Times New Roman" w:hAnsi="Times New Roman" w:cs="Times New Roman"/>
        </w:rPr>
        <w:t>,</w:t>
      </w:r>
      <w:r w:rsidRPr="006625DD">
        <w:rPr>
          <w:rFonts w:ascii="Times New Roman" w:hAnsi="Times New Roman" w:cs="Times New Roman"/>
        </w:rPr>
        <w:t>Reduces</w:t>
      </w:r>
      <w:proofErr w:type="gramEnd"/>
      <w:r w:rsidRPr="006625DD">
        <w:rPr>
          <w:rFonts w:ascii="Times New Roman" w:hAnsi="Times New Roman" w:cs="Times New Roman"/>
        </w:rPr>
        <w:t xml:space="preserve"> financial losses due to counterfeit currency </w:t>
      </w:r>
    </w:p>
    <w:p w14:paraId="2353126E" w14:textId="77777777" w:rsidR="006625DD" w:rsidRPr="006625DD" w:rsidRDefault="006625DD" w:rsidP="006625DD">
      <w:pPr>
        <w:numPr>
          <w:ilvl w:val="0"/>
          <w:numId w:val="25"/>
        </w:numPr>
        <w:spacing w:line="360" w:lineRule="auto"/>
        <w:jc w:val="both"/>
        <w:rPr>
          <w:rFonts w:ascii="Times New Roman" w:hAnsi="Times New Roman" w:cs="Times New Roman"/>
        </w:rPr>
      </w:pPr>
      <w:r w:rsidRPr="006625DD">
        <w:rPr>
          <w:rFonts w:ascii="Times New Roman" w:hAnsi="Times New Roman" w:cs="Times New Roman"/>
          <w:b/>
          <w:bCs/>
        </w:rPr>
        <w:t>Cost Reduction through Automation</w:t>
      </w:r>
      <w:r w:rsidRPr="006625DD">
        <w:rPr>
          <w:rFonts w:ascii="Times New Roman" w:hAnsi="Times New Roman" w:cs="Times New Roman"/>
        </w:rPr>
        <w:t xml:space="preserve"> </w:t>
      </w:r>
    </w:p>
    <w:p w14:paraId="7F72A3BC" w14:textId="49CCE7C4" w:rsidR="006625DD" w:rsidRPr="006625DD" w:rsidRDefault="006625DD" w:rsidP="0001183F">
      <w:pPr>
        <w:spacing w:line="360" w:lineRule="auto"/>
        <w:ind w:left="720"/>
        <w:jc w:val="both"/>
        <w:rPr>
          <w:rFonts w:ascii="Times New Roman" w:hAnsi="Times New Roman" w:cs="Times New Roman"/>
        </w:rPr>
      </w:pPr>
      <w:r w:rsidRPr="006625DD">
        <w:rPr>
          <w:rFonts w:ascii="Times New Roman" w:hAnsi="Times New Roman" w:cs="Times New Roman"/>
        </w:rPr>
        <w:t xml:space="preserve">Minimizes manual verification </w:t>
      </w:r>
      <w:proofErr w:type="gramStart"/>
      <w:r w:rsidRPr="006625DD">
        <w:rPr>
          <w:rFonts w:ascii="Times New Roman" w:hAnsi="Times New Roman" w:cs="Times New Roman"/>
        </w:rPr>
        <w:t xml:space="preserve">efforts </w:t>
      </w:r>
      <w:r w:rsidR="0001183F">
        <w:rPr>
          <w:rFonts w:ascii="Times New Roman" w:hAnsi="Times New Roman" w:cs="Times New Roman"/>
        </w:rPr>
        <w:t>,</w:t>
      </w:r>
      <w:r w:rsidRPr="006625DD">
        <w:rPr>
          <w:rFonts w:ascii="Times New Roman" w:hAnsi="Times New Roman" w:cs="Times New Roman"/>
        </w:rPr>
        <w:t>Saves</w:t>
      </w:r>
      <w:proofErr w:type="gramEnd"/>
      <w:r w:rsidRPr="006625DD">
        <w:rPr>
          <w:rFonts w:ascii="Times New Roman" w:hAnsi="Times New Roman" w:cs="Times New Roman"/>
        </w:rPr>
        <w:t xml:space="preserve"> operational costs and improves efficiency </w:t>
      </w:r>
    </w:p>
    <w:p w14:paraId="6C006898" w14:textId="77777777" w:rsidR="006625DD" w:rsidRPr="006625DD" w:rsidRDefault="006625DD" w:rsidP="006625DD">
      <w:pPr>
        <w:numPr>
          <w:ilvl w:val="0"/>
          <w:numId w:val="25"/>
        </w:numPr>
        <w:spacing w:line="360" w:lineRule="auto"/>
        <w:jc w:val="both"/>
        <w:rPr>
          <w:rFonts w:ascii="Times New Roman" w:hAnsi="Times New Roman" w:cs="Times New Roman"/>
        </w:rPr>
      </w:pPr>
      <w:r w:rsidRPr="006625DD">
        <w:rPr>
          <w:rFonts w:ascii="Times New Roman" w:hAnsi="Times New Roman" w:cs="Times New Roman"/>
          <w:b/>
          <w:bCs/>
        </w:rPr>
        <w:t>Fraud Detection and Analytics</w:t>
      </w:r>
      <w:r w:rsidRPr="006625DD">
        <w:rPr>
          <w:rFonts w:ascii="Times New Roman" w:hAnsi="Times New Roman" w:cs="Times New Roman"/>
        </w:rPr>
        <w:t xml:space="preserve"> </w:t>
      </w:r>
    </w:p>
    <w:p w14:paraId="72CF2CE2" w14:textId="5BD65924" w:rsidR="006625DD" w:rsidRPr="006625DD" w:rsidRDefault="006625DD" w:rsidP="0001183F">
      <w:pPr>
        <w:spacing w:line="360" w:lineRule="auto"/>
        <w:ind w:left="720"/>
        <w:jc w:val="both"/>
        <w:rPr>
          <w:rFonts w:ascii="Times New Roman" w:hAnsi="Times New Roman" w:cs="Times New Roman"/>
        </w:rPr>
      </w:pPr>
      <w:r w:rsidRPr="006625DD">
        <w:rPr>
          <w:rFonts w:ascii="Times New Roman" w:hAnsi="Times New Roman" w:cs="Times New Roman"/>
        </w:rPr>
        <w:lastRenderedPageBreak/>
        <w:t xml:space="preserve">Track and </w:t>
      </w:r>
      <w:proofErr w:type="spellStart"/>
      <w:r w:rsidRPr="006625DD">
        <w:rPr>
          <w:rFonts w:ascii="Times New Roman" w:hAnsi="Times New Roman" w:cs="Times New Roman"/>
        </w:rPr>
        <w:t>analyze</w:t>
      </w:r>
      <w:proofErr w:type="spellEnd"/>
      <w:r w:rsidRPr="006625DD">
        <w:rPr>
          <w:rFonts w:ascii="Times New Roman" w:hAnsi="Times New Roman" w:cs="Times New Roman"/>
        </w:rPr>
        <w:t xml:space="preserve"> counterfeit currency patterns Helps financial institutions make better security decisions </w:t>
      </w:r>
    </w:p>
    <w:p w14:paraId="51045CE3" w14:textId="190AAFBE" w:rsidR="000E0010" w:rsidRPr="0001183F" w:rsidRDefault="000E0010" w:rsidP="0001183F">
      <w:pPr>
        <w:spacing w:line="360" w:lineRule="auto"/>
        <w:ind w:left="720"/>
        <w:jc w:val="both"/>
        <w:rPr>
          <w:rFonts w:ascii="Times New Roman" w:hAnsi="Times New Roman" w:cs="Times New Roman"/>
        </w:rPr>
      </w:pPr>
    </w:p>
    <w:p w14:paraId="24DE6C84"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0830FE9B"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68D392A5"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7F227E6E"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2099B397"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56D39FAD"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442BCB19"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397E4E16"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6832EF9D"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1C20E701"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0FB925EE"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4BD84F06"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2C199CF2"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2D751DE3"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3AE8A794"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43DB641B"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4BE1238F"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7334CF07"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66DF7982" w14:textId="77777777" w:rsidR="00293276" w:rsidRDefault="00293276" w:rsidP="00E3729E">
      <w:pPr>
        <w:tabs>
          <w:tab w:val="left" w:pos="1800"/>
        </w:tabs>
        <w:spacing w:line="360" w:lineRule="auto"/>
        <w:jc w:val="center"/>
        <w:rPr>
          <w:rFonts w:ascii="Times New Roman" w:hAnsi="Times New Roman" w:cs="Times New Roman"/>
          <w:b/>
          <w:bCs/>
          <w:sz w:val="28"/>
          <w:szCs w:val="28"/>
          <w:lang w:val="en-US"/>
        </w:rPr>
      </w:pPr>
    </w:p>
    <w:p w14:paraId="535D4DC0" w14:textId="26456711" w:rsidR="00E3729E" w:rsidRDefault="00E3729E" w:rsidP="00E3729E">
      <w:pPr>
        <w:tabs>
          <w:tab w:val="left" w:pos="1800"/>
        </w:tabs>
        <w:spacing w:line="360" w:lineRule="auto"/>
        <w:jc w:val="center"/>
        <w:rPr>
          <w:rFonts w:ascii="Times New Roman" w:hAnsi="Times New Roman" w:cs="Times New Roman"/>
          <w:b/>
          <w:bCs/>
          <w:sz w:val="28"/>
          <w:szCs w:val="28"/>
          <w:lang w:val="en-US"/>
        </w:rPr>
      </w:pPr>
      <w:r w:rsidRPr="00E3729E">
        <w:rPr>
          <w:rFonts w:ascii="Times New Roman" w:hAnsi="Times New Roman" w:cs="Times New Roman"/>
          <w:b/>
          <w:bCs/>
          <w:sz w:val="28"/>
          <w:szCs w:val="28"/>
          <w:lang w:val="en-US"/>
        </w:rPr>
        <w:lastRenderedPageBreak/>
        <w:t>REFERENCES</w:t>
      </w:r>
    </w:p>
    <w:p w14:paraId="12E42E26" w14:textId="77777777" w:rsidR="00E3729E" w:rsidRPr="00E3729E" w:rsidRDefault="00E3729E" w:rsidP="00A41139">
      <w:pPr>
        <w:tabs>
          <w:tab w:val="left" w:pos="1800"/>
        </w:tabs>
        <w:spacing w:line="360" w:lineRule="auto"/>
        <w:jc w:val="both"/>
        <w:rPr>
          <w:rFonts w:ascii="Times New Roman" w:hAnsi="Times New Roman" w:cs="Times New Roman"/>
          <w:b/>
          <w:bCs/>
          <w:sz w:val="28"/>
          <w:szCs w:val="28"/>
          <w:lang w:val="en-US"/>
        </w:rPr>
      </w:pPr>
    </w:p>
    <w:p w14:paraId="31CDF563" w14:textId="77777777" w:rsidR="00F6003F" w:rsidRDefault="00F6003F" w:rsidP="00A41139">
      <w:pPr>
        <w:tabs>
          <w:tab w:val="left" w:pos="1800"/>
        </w:tabs>
        <w:spacing w:line="360" w:lineRule="auto"/>
        <w:jc w:val="both"/>
        <w:rPr>
          <w:rFonts w:ascii="Times New Roman" w:hAnsi="Times New Roman" w:cs="Times New Roman"/>
        </w:rPr>
      </w:pPr>
      <w:r w:rsidRPr="00F6003F">
        <w:rPr>
          <w:rFonts w:ascii="Times New Roman" w:hAnsi="Times New Roman" w:cs="Times New Roman"/>
        </w:rPr>
        <w:t xml:space="preserve">[1] "Evaluation of machine learning algorithms for the detection of fake bank currency" by Yadav, Anju et al., presented at Engineering (Confluence). </w:t>
      </w:r>
    </w:p>
    <w:p w14:paraId="0396E2D7" w14:textId="77777777" w:rsidR="00F6003F" w:rsidRDefault="00F6003F" w:rsidP="00A41139">
      <w:pPr>
        <w:tabs>
          <w:tab w:val="left" w:pos="1800"/>
        </w:tabs>
        <w:spacing w:line="360" w:lineRule="auto"/>
        <w:jc w:val="both"/>
        <w:rPr>
          <w:rFonts w:ascii="Times New Roman" w:hAnsi="Times New Roman" w:cs="Times New Roman"/>
        </w:rPr>
      </w:pPr>
      <w:r w:rsidRPr="00F6003F">
        <w:rPr>
          <w:rFonts w:ascii="Times New Roman" w:hAnsi="Times New Roman" w:cs="Times New Roman"/>
        </w:rPr>
        <w:t>[2] [4] the 2021 11th International Conference on Cloud Computing, Data Science &amp; "Currency identification and forged banknote detection using deep learning" by Jadhav, Megha, Yogesh Kumar Sharma, and G. M. Bhandari, presented at the 2019 International Conference on Innovative Trends and Advances in Engineering and Technology (ICITAET).</w:t>
      </w:r>
    </w:p>
    <w:p w14:paraId="77D32B26" w14:textId="77777777" w:rsidR="00A41139" w:rsidRDefault="00F6003F" w:rsidP="00A41139">
      <w:pPr>
        <w:tabs>
          <w:tab w:val="left" w:pos="1800"/>
        </w:tabs>
        <w:spacing w:line="360" w:lineRule="auto"/>
        <w:jc w:val="both"/>
        <w:rPr>
          <w:rFonts w:ascii="Times New Roman" w:hAnsi="Times New Roman" w:cs="Times New Roman"/>
        </w:rPr>
      </w:pPr>
      <w:r w:rsidRPr="00F6003F">
        <w:rPr>
          <w:rFonts w:ascii="Times New Roman" w:hAnsi="Times New Roman" w:cs="Times New Roman"/>
        </w:rPr>
        <w:t xml:space="preserve"> [3] "Analysis of counterfeit currency detection techniques for classification model" by Upadhyaya, Akanksha, Vinod </w:t>
      </w:r>
      <w:proofErr w:type="spellStart"/>
      <w:r w:rsidRPr="00F6003F">
        <w:rPr>
          <w:rFonts w:ascii="Times New Roman" w:hAnsi="Times New Roman" w:cs="Times New Roman"/>
        </w:rPr>
        <w:t>Shokeen</w:t>
      </w:r>
      <w:proofErr w:type="spellEnd"/>
      <w:r w:rsidRPr="00F6003F">
        <w:rPr>
          <w:rFonts w:ascii="Times New Roman" w:hAnsi="Times New Roman" w:cs="Times New Roman"/>
        </w:rPr>
        <w:t>, and Garima Srivastava, presented at the 2018 4th International Conference on Computing Communication and Automation (ICCCA).</w:t>
      </w:r>
    </w:p>
    <w:p w14:paraId="442675A2" w14:textId="77777777" w:rsidR="00A41139" w:rsidRDefault="00F6003F" w:rsidP="00A41139">
      <w:pPr>
        <w:tabs>
          <w:tab w:val="left" w:pos="1800"/>
        </w:tabs>
        <w:spacing w:line="360" w:lineRule="auto"/>
        <w:jc w:val="both"/>
        <w:rPr>
          <w:rFonts w:ascii="Times New Roman" w:hAnsi="Times New Roman" w:cs="Times New Roman"/>
        </w:rPr>
      </w:pPr>
      <w:r w:rsidRPr="00F6003F">
        <w:rPr>
          <w:rFonts w:ascii="Times New Roman" w:hAnsi="Times New Roman" w:cs="Times New Roman"/>
        </w:rPr>
        <w:t xml:space="preserve"> </w:t>
      </w:r>
      <w:r w:rsidR="00AB13BA">
        <w:rPr>
          <w:rFonts w:ascii="Times New Roman" w:hAnsi="Times New Roman" w:cs="Times New Roman"/>
        </w:rPr>
        <w:t>[4</w:t>
      </w:r>
      <w:proofErr w:type="gramStart"/>
      <w:r w:rsidR="00AB13BA">
        <w:rPr>
          <w:rFonts w:ascii="Times New Roman" w:hAnsi="Times New Roman" w:cs="Times New Roman"/>
        </w:rPr>
        <w:t>]</w:t>
      </w:r>
      <w:r w:rsidR="00A41139">
        <w:rPr>
          <w:rFonts w:ascii="Times New Roman" w:hAnsi="Times New Roman" w:cs="Times New Roman"/>
        </w:rPr>
        <w:t xml:space="preserve">  </w:t>
      </w:r>
      <w:r w:rsidRPr="00F6003F">
        <w:rPr>
          <w:rFonts w:ascii="Times New Roman" w:hAnsi="Times New Roman" w:cs="Times New Roman"/>
        </w:rPr>
        <w:t>"</w:t>
      </w:r>
      <w:proofErr w:type="gramEnd"/>
      <w:r w:rsidRPr="00F6003F">
        <w:rPr>
          <w:rFonts w:ascii="Times New Roman" w:hAnsi="Times New Roman" w:cs="Times New Roman"/>
        </w:rPr>
        <w:t>Automated fake currency detection using machine learning" by Sharma, Ravi et al., presented at the 2020 International Conference on Machine Learning and Data Engineering (</w:t>
      </w:r>
      <w:proofErr w:type="spellStart"/>
      <w:r w:rsidRPr="00F6003F">
        <w:rPr>
          <w:rFonts w:ascii="Times New Roman" w:hAnsi="Times New Roman" w:cs="Times New Roman"/>
        </w:rPr>
        <w:t>iCMLDE</w:t>
      </w:r>
      <w:proofErr w:type="spellEnd"/>
      <w:r w:rsidRPr="00F6003F">
        <w:rPr>
          <w:rFonts w:ascii="Times New Roman" w:hAnsi="Times New Roman" w:cs="Times New Roman"/>
        </w:rPr>
        <w:t xml:space="preserve">). </w:t>
      </w:r>
    </w:p>
    <w:p w14:paraId="2D10884D" w14:textId="77777777" w:rsidR="00A41139" w:rsidRDefault="00F6003F" w:rsidP="00A41139">
      <w:pPr>
        <w:tabs>
          <w:tab w:val="left" w:pos="1800"/>
        </w:tabs>
        <w:spacing w:line="360" w:lineRule="auto"/>
        <w:jc w:val="both"/>
        <w:rPr>
          <w:rFonts w:ascii="Times New Roman" w:hAnsi="Times New Roman" w:cs="Times New Roman"/>
        </w:rPr>
      </w:pPr>
      <w:r w:rsidRPr="00F6003F">
        <w:rPr>
          <w:rFonts w:ascii="Times New Roman" w:hAnsi="Times New Roman" w:cs="Times New Roman"/>
        </w:rPr>
        <w:t xml:space="preserve">[5] "Enhanced fake currency detection using ensemble machine learning algorithms" by Patel, Neha et al., published in the International Journal of Computational Intelligence and Applications. </w:t>
      </w:r>
    </w:p>
    <w:p w14:paraId="1D035FEE" w14:textId="77777777" w:rsidR="00A41139" w:rsidRDefault="00F6003F" w:rsidP="00A41139">
      <w:pPr>
        <w:tabs>
          <w:tab w:val="left" w:pos="1800"/>
        </w:tabs>
        <w:spacing w:line="360" w:lineRule="auto"/>
        <w:jc w:val="both"/>
        <w:rPr>
          <w:rFonts w:ascii="Times New Roman" w:hAnsi="Times New Roman" w:cs="Times New Roman"/>
        </w:rPr>
      </w:pPr>
      <w:r w:rsidRPr="00F6003F">
        <w:rPr>
          <w:rFonts w:ascii="Times New Roman" w:hAnsi="Times New Roman" w:cs="Times New Roman"/>
        </w:rPr>
        <w:t>[6] "Fake currency detection using convolutional neural networks" by Gupta, Shubham et al., presented at the 2019 IEEE International Conference on Computer Vision and Pattern Recognition (CVPR).</w:t>
      </w:r>
    </w:p>
    <w:p w14:paraId="6BE0D16A" w14:textId="6E49B721" w:rsidR="00E3729E" w:rsidRPr="00F6003F" w:rsidRDefault="00F6003F" w:rsidP="00A41139">
      <w:pPr>
        <w:tabs>
          <w:tab w:val="left" w:pos="1800"/>
        </w:tabs>
        <w:spacing w:line="360" w:lineRule="auto"/>
        <w:jc w:val="both"/>
        <w:rPr>
          <w:rFonts w:ascii="Times New Roman" w:hAnsi="Times New Roman" w:cs="Times New Roman"/>
          <w:lang w:val="en-US"/>
        </w:rPr>
      </w:pPr>
      <w:r w:rsidRPr="00F6003F">
        <w:rPr>
          <w:rFonts w:ascii="Times New Roman" w:hAnsi="Times New Roman" w:cs="Times New Roman"/>
        </w:rPr>
        <w:t xml:space="preserve"> [7] "Hybrid approach for counterfeit currency detection using machine learning" by Singh, Akash et al., presented at the 2017 International Conference on Advances in Computing, Communications and Informatics (ICACCI).</w:t>
      </w:r>
    </w:p>
    <w:sectPr w:rsidR="00E3729E" w:rsidRPr="00F6003F" w:rsidSect="00293276">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BB305" w14:textId="77777777" w:rsidR="007835EF" w:rsidRDefault="007835EF" w:rsidP="00552FE3">
      <w:pPr>
        <w:spacing w:after="0" w:line="240" w:lineRule="auto"/>
      </w:pPr>
      <w:r>
        <w:separator/>
      </w:r>
    </w:p>
  </w:endnote>
  <w:endnote w:type="continuationSeparator" w:id="0">
    <w:p w14:paraId="05D996E4" w14:textId="77777777" w:rsidR="007835EF" w:rsidRDefault="007835EF" w:rsidP="00552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DD2C" w14:textId="73A050CC" w:rsidR="00293276" w:rsidRDefault="00293276">
    <w:pPr>
      <w:pStyle w:val="Footer"/>
      <w:rPr>
        <w:rFonts w:ascii="Times New Roman" w:hAnsi="Times New Roman" w:cs="Times New Roman"/>
        <w:sz w:val="20"/>
        <w:szCs w:val="20"/>
        <w:lang w:val="en-US"/>
      </w:rPr>
    </w:pPr>
    <w:r>
      <w:rPr>
        <w:rFonts w:ascii="Times New Roman" w:hAnsi="Times New Roman" w:cs="Times New Roman"/>
        <w:sz w:val="20"/>
        <w:szCs w:val="20"/>
        <w:lang w:val="en-US"/>
      </w:rPr>
      <w:t>__________________________________________________________________________________________</w:t>
    </w:r>
  </w:p>
  <w:p w14:paraId="1BF195E6" w14:textId="0B2B39DA" w:rsidR="00293276" w:rsidRPr="00293276" w:rsidRDefault="00293276">
    <w:pPr>
      <w:pStyle w:val="Footer"/>
      <w:rPr>
        <w:rFonts w:ascii="Times New Roman" w:hAnsi="Times New Roman" w:cs="Times New Roman"/>
        <w:sz w:val="20"/>
        <w:szCs w:val="20"/>
        <w:lang w:val="en-US"/>
      </w:rPr>
    </w:pPr>
    <w:r>
      <w:rPr>
        <w:rFonts w:ascii="Times New Roman" w:hAnsi="Times New Roman" w:cs="Times New Roman"/>
        <w:sz w:val="20"/>
        <w:szCs w:val="20"/>
        <w:lang w:val="en-US"/>
      </w:rPr>
      <w:t>FAKE CURRENCY DETECTION USING MACHINE LEARNING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849493"/>
      <w:docPartObj>
        <w:docPartGallery w:val="Page Numbers (Bottom of Page)"/>
        <w:docPartUnique/>
      </w:docPartObj>
    </w:sdtPr>
    <w:sdtEndPr>
      <w:rPr>
        <w:rFonts w:ascii="Times New Roman" w:hAnsi="Times New Roman" w:cs="Times New Roman"/>
        <w:noProof/>
        <w:sz w:val="20"/>
        <w:szCs w:val="20"/>
      </w:rPr>
    </w:sdtEndPr>
    <w:sdtContent>
      <w:p w14:paraId="69C2E1C7" w14:textId="13C5B4CF" w:rsidR="00293276" w:rsidRDefault="00293276">
        <w:pPr>
          <w:pStyle w:val="Footer"/>
          <w:jc w:val="right"/>
        </w:pPr>
        <w:r>
          <w:t>_________________________________________________________________________________</w:t>
        </w:r>
      </w:p>
      <w:p w14:paraId="4F64961F" w14:textId="5A054E59" w:rsidR="00293276" w:rsidRPr="00293276" w:rsidRDefault="00293276" w:rsidP="00293276">
        <w:pPr>
          <w:pStyle w:val="Footer"/>
          <w:rPr>
            <w:rFonts w:ascii="Times New Roman" w:hAnsi="Times New Roman" w:cs="Times New Roman"/>
            <w:sz w:val="20"/>
            <w:szCs w:val="20"/>
          </w:rPr>
        </w:pPr>
        <w:r w:rsidRPr="00293276">
          <w:rPr>
            <w:rFonts w:ascii="Times New Roman" w:hAnsi="Times New Roman" w:cs="Times New Roman"/>
            <w:sz w:val="20"/>
            <w:szCs w:val="20"/>
          </w:rPr>
          <w:t>FAKE CURRENCY DETECTION USING MACHINE LEARNING</w:t>
        </w:r>
        <w:r w:rsidRPr="00293276">
          <w:rPr>
            <w:rFonts w:ascii="Times New Roman" w:hAnsi="Times New Roman" w:cs="Times New Roman"/>
            <w:sz w:val="20"/>
            <w:szCs w:val="20"/>
          </w:rPr>
          <w:tab/>
        </w:r>
        <w:r w:rsidRPr="00293276">
          <w:rPr>
            <w:rFonts w:ascii="Times New Roman" w:hAnsi="Times New Roman" w:cs="Times New Roman"/>
            <w:sz w:val="20"/>
            <w:szCs w:val="20"/>
          </w:rPr>
          <w:tab/>
        </w:r>
        <w:r>
          <w:rPr>
            <w:rFonts w:ascii="Times New Roman" w:hAnsi="Times New Roman" w:cs="Times New Roman"/>
            <w:sz w:val="20"/>
            <w:szCs w:val="20"/>
          </w:rPr>
          <w:tab/>
        </w:r>
        <w:r w:rsidRPr="00293276">
          <w:rPr>
            <w:rFonts w:ascii="Times New Roman" w:hAnsi="Times New Roman" w:cs="Times New Roman"/>
            <w:sz w:val="20"/>
            <w:szCs w:val="20"/>
          </w:rPr>
          <w:fldChar w:fldCharType="begin"/>
        </w:r>
        <w:r w:rsidRPr="00293276">
          <w:rPr>
            <w:rFonts w:ascii="Times New Roman" w:hAnsi="Times New Roman" w:cs="Times New Roman"/>
            <w:sz w:val="20"/>
            <w:szCs w:val="20"/>
          </w:rPr>
          <w:instrText xml:space="preserve"> PAGE   \* MERGEFORMAT </w:instrText>
        </w:r>
        <w:r w:rsidRPr="00293276">
          <w:rPr>
            <w:rFonts w:ascii="Times New Roman" w:hAnsi="Times New Roman" w:cs="Times New Roman"/>
            <w:sz w:val="20"/>
            <w:szCs w:val="20"/>
          </w:rPr>
          <w:fldChar w:fldCharType="separate"/>
        </w:r>
        <w:r w:rsidRPr="00293276">
          <w:rPr>
            <w:rFonts w:ascii="Times New Roman" w:hAnsi="Times New Roman" w:cs="Times New Roman"/>
            <w:noProof/>
            <w:sz w:val="20"/>
            <w:szCs w:val="20"/>
          </w:rPr>
          <w:t>2</w:t>
        </w:r>
        <w:r w:rsidRPr="00293276">
          <w:rPr>
            <w:rFonts w:ascii="Times New Roman" w:hAnsi="Times New Roman" w:cs="Times New Roman"/>
            <w:noProof/>
            <w:sz w:val="20"/>
            <w:szCs w:val="20"/>
          </w:rPr>
          <w:fldChar w:fldCharType="end"/>
        </w:r>
      </w:p>
    </w:sdtContent>
  </w:sdt>
  <w:p w14:paraId="701F3CD4" w14:textId="77777777" w:rsidR="00293276" w:rsidRPr="007944A5" w:rsidRDefault="00293276">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F017E" w14:textId="77777777" w:rsidR="007835EF" w:rsidRDefault="007835EF" w:rsidP="00552FE3">
      <w:pPr>
        <w:spacing w:after="0" w:line="240" w:lineRule="auto"/>
      </w:pPr>
      <w:r>
        <w:separator/>
      </w:r>
    </w:p>
  </w:footnote>
  <w:footnote w:type="continuationSeparator" w:id="0">
    <w:p w14:paraId="703183C6" w14:textId="77777777" w:rsidR="007835EF" w:rsidRDefault="007835EF" w:rsidP="00552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9B77" w14:textId="05D4F1E4" w:rsidR="000B041E" w:rsidRDefault="000B041E">
    <w:pPr>
      <w:pStyle w:val="Header"/>
      <w:pBdr>
        <w:bottom w:val="single" w:sz="6" w:space="1" w:color="auto"/>
      </w:pBdr>
    </w:pPr>
  </w:p>
  <w:p w14:paraId="187FFCC7" w14:textId="77777777" w:rsidR="00D10959" w:rsidRDefault="00D109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69E"/>
    <w:multiLevelType w:val="multilevel"/>
    <w:tmpl w:val="B94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4E98"/>
    <w:multiLevelType w:val="multilevel"/>
    <w:tmpl w:val="CF4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96EDF"/>
    <w:multiLevelType w:val="multilevel"/>
    <w:tmpl w:val="4D4A7D2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E388E"/>
    <w:multiLevelType w:val="multilevel"/>
    <w:tmpl w:val="B09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639C4"/>
    <w:multiLevelType w:val="multilevel"/>
    <w:tmpl w:val="8F96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32046"/>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20DF4"/>
    <w:multiLevelType w:val="multilevel"/>
    <w:tmpl w:val="D8D0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C243E"/>
    <w:multiLevelType w:val="multilevel"/>
    <w:tmpl w:val="241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B4756"/>
    <w:multiLevelType w:val="multilevel"/>
    <w:tmpl w:val="E7F8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E622E7"/>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8EA3CEF"/>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26AF9"/>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25344"/>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F0481"/>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F41B2"/>
    <w:multiLevelType w:val="multilevel"/>
    <w:tmpl w:val="239804F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B8544D"/>
    <w:multiLevelType w:val="multilevel"/>
    <w:tmpl w:val="C0E8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A3C74"/>
    <w:multiLevelType w:val="multilevel"/>
    <w:tmpl w:val="FD48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000DB"/>
    <w:multiLevelType w:val="multilevel"/>
    <w:tmpl w:val="142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A64DC"/>
    <w:multiLevelType w:val="multilevel"/>
    <w:tmpl w:val="120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31522"/>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27423"/>
    <w:multiLevelType w:val="multilevel"/>
    <w:tmpl w:val="4DA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20F75"/>
    <w:multiLevelType w:val="multilevel"/>
    <w:tmpl w:val="77C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33921"/>
    <w:multiLevelType w:val="multilevel"/>
    <w:tmpl w:val="DC34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75FA1"/>
    <w:multiLevelType w:val="multilevel"/>
    <w:tmpl w:val="929018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4B2B6A"/>
    <w:multiLevelType w:val="multilevel"/>
    <w:tmpl w:val="91B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F2C92"/>
    <w:multiLevelType w:val="multilevel"/>
    <w:tmpl w:val="0D78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2237F"/>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44BDE"/>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11F27"/>
    <w:multiLevelType w:val="multilevel"/>
    <w:tmpl w:val="A442F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024EA"/>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3065E"/>
    <w:multiLevelType w:val="multilevel"/>
    <w:tmpl w:val="DEFACD7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6A656E"/>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50CC5"/>
    <w:multiLevelType w:val="multilevel"/>
    <w:tmpl w:val="462C8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E95933"/>
    <w:multiLevelType w:val="multilevel"/>
    <w:tmpl w:val="6B028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F105C0"/>
    <w:multiLevelType w:val="multilevel"/>
    <w:tmpl w:val="AD5E7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A85F4C"/>
    <w:multiLevelType w:val="multilevel"/>
    <w:tmpl w:val="7CA66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B60AF5"/>
    <w:multiLevelType w:val="multilevel"/>
    <w:tmpl w:val="23ACC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64637"/>
    <w:multiLevelType w:val="multilevel"/>
    <w:tmpl w:val="CE4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9432EB"/>
    <w:multiLevelType w:val="multilevel"/>
    <w:tmpl w:val="5212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066A6A"/>
    <w:multiLevelType w:val="multilevel"/>
    <w:tmpl w:val="45589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606651"/>
    <w:multiLevelType w:val="multilevel"/>
    <w:tmpl w:val="E00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939BD"/>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B2D5C"/>
    <w:multiLevelType w:val="hybridMultilevel"/>
    <w:tmpl w:val="0E842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2F81C82"/>
    <w:multiLevelType w:val="multilevel"/>
    <w:tmpl w:val="BE4C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520866"/>
    <w:multiLevelType w:val="multilevel"/>
    <w:tmpl w:val="C75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C152F"/>
    <w:multiLevelType w:val="multilevel"/>
    <w:tmpl w:val="C3C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7566C8"/>
    <w:multiLevelType w:val="multilevel"/>
    <w:tmpl w:val="A72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C40D11"/>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569C3"/>
    <w:multiLevelType w:val="multilevel"/>
    <w:tmpl w:val="6BB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84D29"/>
    <w:multiLevelType w:val="multilevel"/>
    <w:tmpl w:val="D9C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AA1193"/>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B555D"/>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E11A13"/>
    <w:multiLevelType w:val="multilevel"/>
    <w:tmpl w:val="24E27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7C6B27"/>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2C38E5"/>
    <w:multiLevelType w:val="multilevel"/>
    <w:tmpl w:val="CE4E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53BD4"/>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3B3859"/>
    <w:multiLevelType w:val="multilevel"/>
    <w:tmpl w:val="F5E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5E0DBD"/>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1F136F"/>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B766B3"/>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84125"/>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877B6D"/>
    <w:multiLevelType w:val="multilevel"/>
    <w:tmpl w:val="97564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B1262C"/>
    <w:multiLevelType w:val="multilevel"/>
    <w:tmpl w:val="1A3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FD11E6"/>
    <w:multiLevelType w:val="multilevel"/>
    <w:tmpl w:val="9090513C"/>
    <w:lvl w:ilvl="0">
      <w:start w:val="12"/>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47665546"/>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52394"/>
    <w:multiLevelType w:val="multilevel"/>
    <w:tmpl w:val="2FEE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5F3824"/>
    <w:multiLevelType w:val="multilevel"/>
    <w:tmpl w:val="D3C2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13F36"/>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EB7D14"/>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E167C9"/>
    <w:multiLevelType w:val="multilevel"/>
    <w:tmpl w:val="C4FA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041C31"/>
    <w:multiLevelType w:val="multilevel"/>
    <w:tmpl w:val="8244F57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3270E5"/>
    <w:multiLevelType w:val="multilevel"/>
    <w:tmpl w:val="AF28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775132"/>
    <w:multiLevelType w:val="multilevel"/>
    <w:tmpl w:val="425417D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4E2308"/>
    <w:multiLevelType w:val="multilevel"/>
    <w:tmpl w:val="47B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BF7F7C"/>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C54FA3"/>
    <w:multiLevelType w:val="multilevel"/>
    <w:tmpl w:val="EE060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682F09"/>
    <w:multiLevelType w:val="multilevel"/>
    <w:tmpl w:val="3F0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5E7CB6"/>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57502E"/>
    <w:multiLevelType w:val="multilevel"/>
    <w:tmpl w:val="572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1B234F"/>
    <w:multiLevelType w:val="multilevel"/>
    <w:tmpl w:val="7E1ED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886F51"/>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D2E28"/>
    <w:multiLevelType w:val="multilevel"/>
    <w:tmpl w:val="F45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6542F9"/>
    <w:multiLevelType w:val="multilevel"/>
    <w:tmpl w:val="650CD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5F028C1"/>
    <w:multiLevelType w:val="multilevel"/>
    <w:tmpl w:val="7AC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EF4752"/>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63E67"/>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9364CD"/>
    <w:multiLevelType w:val="multilevel"/>
    <w:tmpl w:val="8BF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DA14BF"/>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CC55D9"/>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7C4495"/>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B058A5"/>
    <w:multiLevelType w:val="multilevel"/>
    <w:tmpl w:val="E2C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C512B2"/>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48249A"/>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D84EE2"/>
    <w:multiLevelType w:val="multilevel"/>
    <w:tmpl w:val="FA481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675938"/>
    <w:multiLevelType w:val="multilevel"/>
    <w:tmpl w:val="FBD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FF20B9"/>
    <w:multiLevelType w:val="multilevel"/>
    <w:tmpl w:val="32681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7381663"/>
    <w:multiLevelType w:val="multilevel"/>
    <w:tmpl w:val="07629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7B2B7E"/>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111565"/>
    <w:multiLevelType w:val="multilevel"/>
    <w:tmpl w:val="CDB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78788C"/>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8C795E"/>
    <w:multiLevelType w:val="multilevel"/>
    <w:tmpl w:val="968E5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E00A6E"/>
    <w:multiLevelType w:val="hybridMultilevel"/>
    <w:tmpl w:val="81E24E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6D0C31C8"/>
    <w:multiLevelType w:val="multilevel"/>
    <w:tmpl w:val="17046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7063C9"/>
    <w:multiLevelType w:val="multilevel"/>
    <w:tmpl w:val="A6A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B50DCA"/>
    <w:multiLevelType w:val="multilevel"/>
    <w:tmpl w:val="5E7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C440F9"/>
    <w:multiLevelType w:val="multilevel"/>
    <w:tmpl w:val="9D069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A44B5C"/>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276E25"/>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292471"/>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A51CEB"/>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6023FC"/>
    <w:multiLevelType w:val="multilevel"/>
    <w:tmpl w:val="71E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B96A82"/>
    <w:multiLevelType w:val="multilevel"/>
    <w:tmpl w:val="8F10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F66ACE"/>
    <w:multiLevelType w:val="multilevel"/>
    <w:tmpl w:val="403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4951D3"/>
    <w:multiLevelType w:val="multilevel"/>
    <w:tmpl w:val="8DF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E66A5A"/>
    <w:multiLevelType w:val="multilevel"/>
    <w:tmpl w:val="9866F67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2E2C0D"/>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DB6C13"/>
    <w:multiLevelType w:val="multilevel"/>
    <w:tmpl w:val="74B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3B4122"/>
    <w:multiLevelType w:val="multilevel"/>
    <w:tmpl w:val="C8E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63319"/>
    <w:multiLevelType w:val="multilevel"/>
    <w:tmpl w:val="FA3E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D42552"/>
    <w:multiLevelType w:val="multilevel"/>
    <w:tmpl w:val="F5F2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1F442C"/>
    <w:multiLevelType w:val="multilevel"/>
    <w:tmpl w:val="1B54D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140638">
    <w:abstractNumId w:val="86"/>
  </w:num>
  <w:num w:numId="2" w16cid:durableId="545526392">
    <w:abstractNumId w:val="54"/>
  </w:num>
  <w:num w:numId="3" w16cid:durableId="472983495">
    <w:abstractNumId w:val="100"/>
  </w:num>
  <w:num w:numId="4" w16cid:durableId="1627001866">
    <w:abstractNumId w:val="46"/>
  </w:num>
  <w:num w:numId="5" w16cid:durableId="1894004407">
    <w:abstractNumId w:val="8"/>
  </w:num>
  <w:num w:numId="6" w16cid:durableId="1565215001">
    <w:abstractNumId w:val="48"/>
  </w:num>
  <w:num w:numId="7" w16cid:durableId="1617178140">
    <w:abstractNumId w:val="95"/>
  </w:num>
  <w:num w:numId="8" w16cid:durableId="754404181">
    <w:abstractNumId w:val="17"/>
  </w:num>
  <w:num w:numId="9" w16cid:durableId="1212428224">
    <w:abstractNumId w:val="52"/>
  </w:num>
  <w:num w:numId="10" w16cid:durableId="1169099457">
    <w:abstractNumId w:val="1"/>
  </w:num>
  <w:num w:numId="11" w16cid:durableId="542401870">
    <w:abstractNumId w:val="104"/>
  </w:num>
  <w:num w:numId="12" w16cid:durableId="792209220">
    <w:abstractNumId w:val="62"/>
  </w:num>
  <w:num w:numId="13" w16cid:durableId="937064421">
    <w:abstractNumId w:val="20"/>
  </w:num>
  <w:num w:numId="14" w16cid:durableId="535583469">
    <w:abstractNumId w:val="61"/>
  </w:num>
  <w:num w:numId="15" w16cid:durableId="246887528">
    <w:abstractNumId w:val="78"/>
  </w:num>
  <w:num w:numId="16" w16cid:durableId="1407066261">
    <w:abstractNumId w:val="38"/>
  </w:num>
  <w:num w:numId="17" w16cid:durableId="96367348">
    <w:abstractNumId w:val="43"/>
  </w:num>
  <w:num w:numId="18" w16cid:durableId="1125465724">
    <w:abstractNumId w:val="65"/>
  </w:num>
  <w:num w:numId="19" w16cid:durableId="1237976640">
    <w:abstractNumId w:val="79"/>
  </w:num>
  <w:num w:numId="20" w16cid:durableId="865172193">
    <w:abstractNumId w:val="119"/>
  </w:num>
  <w:num w:numId="21" w16cid:durableId="230386606">
    <w:abstractNumId w:val="81"/>
  </w:num>
  <w:num w:numId="22" w16cid:durableId="2090881632">
    <w:abstractNumId w:val="76"/>
  </w:num>
  <w:num w:numId="23" w16cid:durableId="29301036">
    <w:abstractNumId w:val="103"/>
  </w:num>
  <w:num w:numId="24" w16cid:durableId="1553731692">
    <w:abstractNumId w:val="112"/>
  </w:num>
  <w:num w:numId="25" w16cid:durableId="1364211673">
    <w:abstractNumId w:val="40"/>
  </w:num>
  <w:num w:numId="26" w16cid:durableId="1638099905">
    <w:abstractNumId w:val="35"/>
  </w:num>
  <w:num w:numId="27" w16cid:durableId="1957324854">
    <w:abstractNumId w:val="42"/>
  </w:num>
  <w:num w:numId="28" w16cid:durableId="1422874531">
    <w:abstractNumId w:val="73"/>
  </w:num>
  <w:num w:numId="29" w16cid:durableId="1013344358">
    <w:abstractNumId w:val="66"/>
  </w:num>
  <w:num w:numId="30" w16cid:durableId="1098209306">
    <w:abstractNumId w:val="5"/>
  </w:num>
  <w:num w:numId="31" w16cid:durableId="210925026">
    <w:abstractNumId w:val="53"/>
  </w:num>
  <w:num w:numId="32" w16cid:durableId="279263387">
    <w:abstractNumId w:val="89"/>
  </w:num>
  <w:num w:numId="33" w16cid:durableId="402140783">
    <w:abstractNumId w:val="111"/>
  </w:num>
  <w:num w:numId="34" w16cid:durableId="1008942589">
    <w:abstractNumId w:val="59"/>
  </w:num>
  <w:num w:numId="35" w16cid:durableId="1811047267">
    <w:abstractNumId w:val="55"/>
  </w:num>
  <w:num w:numId="36" w16cid:durableId="613560668">
    <w:abstractNumId w:val="82"/>
  </w:num>
  <w:num w:numId="37" w16cid:durableId="24717755">
    <w:abstractNumId w:val="45"/>
  </w:num>
  <w:num w:numId="38" w16cid:durableId="1450125746">
    <w:abstractNumId w:val="24"/>
  </w:num>
  <w:num w:numId="39" w16cid:durableId="1788234108">
    <w:abstractNumId w:val="98"/>
  </w:num>
  <w:num w:numId="40" w16cid:durableId="1922907139">
    <w:abstractNumId w:val="71"/>
  </w:num>
  <w:num w:numId="41" w16cid:durableId="1014575720">
    <w:abstractNumId w:val="110"/>
  </w:num>
  <w:num w:numId="42" w16cid:durableId="1958680509">
    <w:abstractNumId w:val="0"/>
  </w:num>
  <w:num w:numId="43" w16cid:durableId="950934069">
    <w:abstractNumId w:val="36"/>
  </w:num>
  <w:num w:numId="44" w16cid:durableId="1453816391">
    <w:abstractNumId w:val="25"/>
  </w:num>
  <w:num w:numId="45" w16cid:durableId="639265678">
    <w:abstractNumId w:val="88"/>
  </w:num>
  <w:num w:numId="46" w16cid:durableId="1701277512">
    <w:abstractNumId w:val="91"/>
  </w:num>
  <w:num w:numId="47" w16cid:durableId="1156453126">
    <w:abstractNumId w:val="117"/>
  </w:num>
  <w:num w:numId="48" w16cid:durableId="305546883">
    <w:abstractNumId w:val="74"/>
  </w:num>
  <w:num w:numId="49" w16cid:durableId="1635409956">
    <w:abstractNumId w:val="63"/>
  </w:num>
  <w:num w:numId="50" w16cid:durableId="1208301267">
    <w:abstractNumId w:val="108"/>
  </w:num>
  <w:num w:numId="51" w16cid:durableId="1463308401">
    <w:abstractNumId w:val="106"/>
  </w:num>
  <w:num w:numId="52" w16cid:durableId="773788339">
    <w:abstractNumId w:val="115"/>
  </w:num>
  <w:num w:numId="53" w16cid:durableId="1921602255">
    <w:abstractNumId w:val="13"/>
  </w:num>
  <w:num w:numId="54" w16cid:durableId="1998073213">
    <w:abstractNumId w:val="26"/>
  </w:num>
  <w:num w:numId="55" w16cid:durableId="1098135711">
    <w:abstractNumId w:val="80"/>
  </w:num>
  <w:num w:numId="56" w16cid:durableId="700475394">
    <w:abstractNumId w:val="87"/>
  </w:num>
  <w:num w:numId="57" w16cid:durableId="1077480855">
    <w:abstractNumId w:val="67"/>
  </w:num>
  <w:num w:numId="58" w16cid:durableId="1722553831">
    <w:abstractNumId w:val="50"/>
  </w:num>
  <w:num w:numId="59" w16cid:durableId="648902008">
    <w:abstractNumId w:val="109"/>
  </w:num>
  <w:num w:numId="60" w16cid:durableId="1091198386">
    <w:abstractNumId w:val="68"/>
  </w:num>
  <w:num w:numId="61" w16cid:durableId="1002127833">
    <w:abstractNumId w:val="97"/>
  </w:num>
  <w:num w:numId="62" w16cid:durableId="599988936">
    <w:abstractNumId w:val="85"/>
  </w:num>
  <w:num w:numId="63" w16cid:durableId="2000302308">
    <w:abstractNumId w:val="31"/>
  </w:num>
  <w:num w:numId="64" w16cid:durableId="1602836553">
    <w:abstractNumId w:val="107"/>
  </w:num>
  <w:num w:numId="65" w16cid:durableId="1011569923">
    <w:abstractNumId w:val="57"/>
  </w:num>
  <w:num w:numId="66" w16cid:durableId="1440485063">
    <w:abstractNumId w:val="10"/>
  </w:num>
  <w:num w:numId="67" w16cid:durableId="98717041">
    <w:abstractNumId w:val="102"/>
  </w:num>
  <w:num w:numId="68" w16cid:durableId="1271471226">
    <w:abstractNumId w:val="27"/>
  </w:num>
  <w:num w:numId="69" w16cid:durableId="657735512">
    <w:abstractNumId w:val="9"/>
  </w:num>
  <w:num w:numId="70" w16cid:durableId="609435949">
    <w:abstractNumId w:val="77"/>
  </w:num>
  <w:num w:numId="71" w16cid:durableId="407578396">
    <w:abstractNumId w:val="11"/>
  </w:num>
  <w:num w:numId="72" w16cid:durableId="1320574708">
    <w:abstractNumId w:val="29"/>
  </w:num>
  <w:num w:numId="73" w16cid:durableId="556430232">
    <w:abstractNumId w:val="12"/>
  </w:num>
  <w:num w:numId="74" w16cid:durableId="1970817231">
    <w:abstractNumId w:val="19"/>
  </w:num>
  <w:num w:numId="75" w16cid:durableId="1720668535">
    <w:abstractNumId w:val="92"/>
  </w:num>
  <w:num w:numId="76" w16cid:durableId="1484547009">
    <w:abstractNumId w:val="116"/>
  </w:num>
  <w:num w:numId="77" w16cid:durableId="2025937976">
    <w:abstractNumId w:val="47"/>
  </w:num>
  <w:num w:numId="78" w16cid:durableId="721903826">
    <w:abstractNumId w:val="58"/>
  </w:num>
  <w:num w:numId="79" w16cid:durableId="914633432">
    <w:abstractNumId w:val="41"/>
  </w:num>
  <w:num w:numId="80" w16cid:durableId="308438899">
    <w:abstractNumId w:val="51"/>
  </w:num>
  <w:num w:numId="81" w16cid:durableId="577443058">
    <w:abstractNumId w:val="60"/>
  </w:num>
  <w:num w:numId="82" w16cid:durableId="1219364810">
    <w:abstractNumId w:val="105"/>
  </w:num>
  <w:num w:numId="83" w16cid:durableId="1730956094">
    <w:abstractNumId w:val="14"/>
  </w:num>
  <w:num w:numId="84" w16cid:durableId="1483086131">
    <w:abstractNumId w:val="72"/>
  </w:num>
  <w:num w:numId="85" w16cid:durableId="1460219684">
    <w:abstractNumId w:val="114"/>
  </w:num>
  <w:num w:numId="86" w16cid:durableId="2048945268">
    <w:abstractNumId w:val="99"/>
  </w:num>
  <w:num w:numId="87" w16cid:durableId="1382636495">
    <w:abstractNumId w:val="84"/>
  </w:num>
  <w:num w:numId="88" w16cid:durableId="653876908">
    <w:abstractNumId w:val="64"/>
  </w:num>
  <w:num w:numId="89" w16cid:durableId="245070556">
    <w:abstractNumId w:val="32"/>
  </w:num>
  <w:num w:numId="90" w16cid:durableId="1588542634">
    <w:abstractNumId w:val="30"/>
  </w:num>
  <w:num w:numId="91" w16cid:durableId="416365206">
    <w:abstractNumId w:val="2"/>
  </w:num>
  <w:num w:numId="92" w16cid:durableId="641157826">
    <w:abstractNumId w:val="70"/>
  </w:num>
  <w:num w:numId="93" w16cid:durableId="1149328280">
    <w:abstractNumId w:val="94"/>
  </w:num>
  <w:num w:numId="94" w16cid:durableId="128598732">
    <w:abstractNumId w:val="7"/>
  </w:num>
  <w:num w:numId="95" w16cid:durableId="1613395137">
    <w:abstractNumId w:val="56"/>
  </w:num>
  <w:num w:numId="96" w16cid:durableId="1823423205">
    <w:abstractNumId w:val="113"/>
  </w:num>
  <w:num w:numId="97" w16cid:durableId="101389535">
    <w:abstractNumId w:val="34"/>
  </w:num>
  <w:num w:numId="98" w16cid:durableId="308903435">
    <w:abstractNumId w:val="23"/>
  </w:num>
  <w:num w:numId="99" w16cid:durableId="890775166">
    <w:abstractNumId w:val="101"/>
  </w:num>
  <w:num w:numId="100" w16cid:durableId="1952781496">
    <w:abstractNumId w:val="120"/>
  </w:num>
  <w:num w:numId="101" w16cid:durableId="943540029">
    <w:abstractNumId w:val="118"/>
  </w:num>
  <w:num w:numId="102" w16cid:durableId="484471432">
    <w:abstractNumId w:val="28"/>
  </w:num>
  <w:num w:numId="103" w16cid:durableId="702754931">
    <w:abstractNumId w:val="33"/>
  </w:num>
  <w:num w:numId="104" w16cid:durableId="1070344822">
    <w:abstractNumId w:val="93"/>
  </w:num>
  <w:num w:numId="105" w16cid:durableId="76942212">
    <w:abstractNumId w:val="22"/>
  </w:num>
  <w:num w:numId="106" w16cid:durableId="1149636679">
    <w:abstractNumId w:val="69"/>
  </w:num>
  <w:num w:numId="107" w16cid:durableId="932710021">
    <w:abstractNumId w:val="39"/>
  </w:num>
  <w:num w:numId="108" w16cid:durableId="1293249521">
    <w:abstractNumId w:val="90"/>
  </w:num>
  <w:num w:numId="109" w16cid:durableId="1686056036">
    <w:abstractNumId w:val="21"/>
  </w:num>
  <w:num w:numId="110" w16cid:durableId="1744909931">
    <w:abstractNumId w:val="44"/>
  </w:num>
  <w:num w:numId="111" w16cid:durableId="836311538">
    <w:abstractNumId w:val="83"/>
  </w:num>
  <w:num w:numId="112" w16cid:durableId="2016884735">
    <w:abstractNumId w:val="6"/>
  </w:num>
  <w:num w:numId="113" w16cid:durableId="983201253">
    <w:abstractNumId w:val="49"/>
  </w:num>
  <w:num w:numId="114" w16cid:durableId="779184493">
    <w:abstractNumId w:val="4"/>
  </w:num>
  <w:num w:numId="115" w16cid:durableId="1733310147">
    <w:abstractNumId w:val="75"/>
  </w:num>
  <w:num w:numId="116" w16cid:durableId="1048800169">
    <w:abstractNumId w:val="15"/>
  </w:num>
  <w:num w:numId="117" w16cid:durableId="1946498395">
    <w:abstractNumId w:val="3"/>
  </w:num>
  <w:num w:numId="118" w16cid:durableId="45492085">
    <w:abstractNumId w:val="16"/>
  </w:num>
  <w:num w:numId="119" w16cid:durableId="625039282">
    <w:abstractNumId w:val="96"/>
  </w:num>
  <w:num w:numId="120" w16cid:durableId="1365599866">
    <w:abstractNumId w:val="18"/>
  </w:num>
  <w:num w:numId="121" w16cid:durableId="1041591772">
    <w:abstractNumId w:val="3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23"/>
    <w:rsid w:val="0001183F"/>
    <w:rsid w:val="00013874"/>
    <w:rsid w:val="000267C0"/>
    <w:rsid w:val="00032394"/>
    <w:rsid w:val="000409CD"/>
    <w:rsid w:val="00052F23"/>
    <w:rsid w:val="000623B8"/>
    <w:rsid w:val="00067060"/>
    <w:rsid w:val="000679F8"/>
    <w:rsid w:val="00071D22"/>
    <w:rsid w:val="00082268"/>
    <w:rsid w:val="00092547"/>
    <w:rsid w:val="000944CB"/>
    <w:rsid w:val="00095C46"/>
    <w:rsid w:val="000A1515"/>
    <w:rsid w:val="000A406E"/>
    <w:rsid w:val="000A5D48"/>
    <w:rsid w:val="000B041E"/>
    <w:rsid w:val="000B48C2"/>
    <w:rsid w:val="000B554A"/>
    <w:rsid w:val="000C142F"/>
    <w:rsid w:val="000C7836"/>
    <w:rsid w:val="000C7BE2"/>
    <w:rsid w:val="000D433A"/>
    <w:rsid w:val="000D4662"/>
    <w:rsid w:val="000D6D19"/>
    <w:rsid w:val="000E0010"/>
    <w:rsid w:val="000E2B86"/>
    <w:rsid w:val="000E5A59"/>
    <w:rsid w:val="000F640F"/>
    <w:rsid w:val="001118EA"/>
    <w:rsid w:val="00120EE3"/>
    <w:rsid w:val="00122E19"/>
    <w:rsid w:val="0013072C"/>
    <w:rsid w:val="0013505D"/>
    <w:rsid w:val="00137066"/>
    <w:rsid w:val="0014004B"/>
    <w:rsid w:val="00170B00"/>
    <w:rsid w:val="00174E95"/>
    <w:rsid w:val="00175546"/>
    <w:rsid w:val="00191034"/>
    <w:rsid w:val="001937A3"/>
    <w:rsid w:val="00194788"/>
    <w:rsid w:val="00194BAE"/>
    <w:rsid w:val="001A259E"/>
    <w:rsid w:val="001A7763"/>
    <w:rsid w:val="001B0058"/>
    <w:rsid w:val="001B770D"/>
    <w:rsid w:val="001C37BD"/>
    <w:rsid w:val="001C747A"/>
    <w:rsid w:val="001D17AF"/>
    <w:rsid w:val="001D301E"/>
    <w:rsid w:val="001E4851"/>
    <w:rsid w:val="001F2CA5"/>
    <w:rsid w:val="001F5982"/>
    <w:rsid w:val="00202C91"/>
    <w:rsid w:val="0022186E"/>
    <w:rsid w:val="00225E29"/>
    <w:rsid w:val="00226B2D"/>
    <w:rsid w:val="00234BED"/>
    <w:rsid w:val="00237728"/>
    <w:rsid w:val="00240200"/>
    <w:rsid w:val="002408D3"/>
    <w:rsid w:val="00242007"/>
    <w:rsid w:val="00247FBF"/>
    <w:rsid w:val="0027178A"/>
    <w:rsid w:val="00271858"/>
    <w:rsid w:val="002751B3"/>
    <w:rsid w:val="00280947"/>
    <w:rsid w:val="00284FAE"/>
    <w:rsid w:val="00287A06"/>
    <w:rsid w:val="00291876"/>
    <w:rsid w:val="00291CED"/>
    <w:rsid w:val="00293276"/>
    <w:rsid w:val="002A462F"/>
    <w:rsid w:val="002A57BD"/>
    <w:rsid w:val="002B2A4A"/>
    <w:rsid w:val="002B33C5"/>
    <w:rsid w:val="002E0311"/>
    <w:rsid w:val="002E1AF1"/>
    <w:rsid w:val="002F0F09"/>
    <w:rsid w:val="003049A1"/>
    <w:rsid w:val="0031293F"/>
    <w:rsid w:val="00313D70"/>
    <w:rsid w:val="00320523"/>
    <w:rsid w:val="00322C18"/>
    <w:rsid w:val="00326B9D"/>
    <w:rsid w:val="00341AC2"/>
    <w:rsid w:val="00350CB5"/>
    <w:rsid w:val="00355308"/>
    <w:rsid w:val="00355585"/>
    <w:rsid w:val="00361C4F"/>
    <w:rsid w:val="00363444"/>
    <w:rsid w:val="0037390C"/>
    <w:rsid w:val="003802EF"/>
    <w:rsid w:val="00380BBE"/>
    <w:rsid w:val="00387CC3"/>
    <w:rsid w:val="003A194C"/>
    <w:rsid w:val="003A1F49"/>
    <w:rsid w:val="003A2DC2"/>
    <w:rsid w:val="003A3F4E"/>
    <w:rsid w:val="003B13E2"/>
    <w:rsid w:val="003B2015"/>
    <w:rsid w:val="003B3DFE"/>
    <w:rsid w:val="003C1864"/>
    <w:rsid w:val="003C3846"/>
    <w:rsid w:val="003D7D5E"/>
    <w:rsid w:val="003E3B6A"/>
    <w:rsid w:val="003F0891"/>
    <w:rsid w:val="003F3864"/>
    <w:rsid w:val="003F6506"/>
    <w:rsid w:val="003F7171"/>
    <w:rsid w:val="00406280"/>
    <w:rsid w:val="00413F67"/>
    <w:rsid w:val="004145F1"/>
    <w:rsid w:val="00422ED1"/>
    <w:rsid w:val="004273D9"/>
    <w:rsid w:val="00432227"/>
    <w:rsid w:val="0043698D"/>
    <w:rsid w:val="004374F0"/>
    <w:rsid w:val="00440DC0"/>
    <w:rsid w:val="00442191"/>
    <w:rsid w:val="00443B04"/>
    <w:rsid w:val="0044582A"/>
    <w:rsid w:val="004467EF"/>
    <w:rsid w:val="004508C3"/>
    <w:rsid w:val="004551C1"/>
    <w:rsid w:val="0046065A"/>
    <w:rsid w:val="00461A80"/>
    <w:rsid w:val="00496181"/>
    <w:rsid w:val="00496E59"/>
    <w:rsid w:val="004A1BCE"/>
    <w:rsid w:val="004A3FAC"/>
    <w:rsid w:val="004A4F57"/>
    <w:rsid w:val="004B0ADE"/>
    <w:rsid w:val="004B6953"/>
    <w:rsid w:val="004C15A2"/>
    <w:rsid w:val="004C1778"/>
    <w:rsid w:val="004C74F6"/>
    <w:rsid w:val="004D5B4C"/>
    <w:rsid w:val="004E1006"/>
    <w:rsid w:val="004E3733"/>
    <w:rsid w:val="004E425A"/>
    <w:rsid w:val="004E693F"/>
    <w:rsid w:val="004F0409"/>
    <w:rsid w:val="00506959"/>
    <w:rsid w:val="00514648"/>
    <w:rsid w:val="00517DE0"/>
    <w:rsid w:val="00522252"/>
    <w:rsid w:val="00540576"/>
    <w:rsid w:val="00552FE3"/>
    <w:rsid w:val="00555034"/>
    <w:rsid w:val="0055652F"/>
    <w:rsid w:val="00556B94"/>
    <w:rsid w:val="00566284"/>
    <w:rsid w:val="00585F27"/>
    <w:rsid w:val="0059427E"/>
    <w:rsid w:val="005949CF"/>
    <w:rsid w:val="00594D77"/>
    <w:rsid w:val="005A058A"/>
    <w:rsid w:val="005A27A8"/>
    <w:rsid w:val="005B585F"/>
    <w:rsid w:val="005B61AD"/>
    <w:rsid w:val="005C01BB"/>
    <w:rsid w:val="005C0B78"/>
    <w:rsid w:val="005C1489"/>
    <w:rsid w:val="005D78C2"/>
    <w:rsid w:val="005E1F3C"/>
    <w:rsid w:val="005F22E0"/>
    <w:rsid w:val="005F4D91"/>
    <w:rsid w:val="00600623"/>
    <w:rsid w:val="00612A1C"/>
    <w:rsid w:val="0062053F"/>
    <w:rsid w:val="00620562"/>
    <w:rsid w:val="00622D63"/>
    <w:rsid w:val="0062311A"/>
    <w:rsid w:val="00627381"/>
    <w:rsid w:val="00632015"/>
    <w:rsid w:val="00632BDF"/>
    <w:rsid w:val="0063550B"/>
    <w:rsid w:val="00647F2E"/>
    <w:rsid w:val="00652F51"/>
    <w:rsid w:val="00661F8D"/>
    <w:rsid w:val="00662433"/>
    <w:rsid w:val="006625DD"/>
    <w:rsid w:val="00664C04"/>
    <w:rsid w:val="00665D56"/>
    <w:rsid w:val="0067296A"/>
    <w:rsid w:val="00675461"/>
    <w:rsid w:val="006844EB"/>
    <w:rsid w:val="00686B41"/>
    <w:rsid w:val="00696B76"/>
    <w:rsid w:val="006A0039"/>
    <w:rsid w:val="006A1449"/>
    <w:rsid w:val="006B3A67"/>
    <w:rsid w:val="006C2660"/>
    <w:rsid w:val="006D17C5"/>
    <w:rsid w:val="006D6C1B"/>
    <w:rsid w:val="006D75EA"/>
    <w:rsid w:val="006D763D"/>
    <w:rsid w:val="006E7B9D"/>
    <w:rsid w:val="006F5EEE"/>
    <w:rsid w:val="00700670"/>
    <w:rsid w:val="00703088"/>
    <w:rsid w:val="00710779"/>
    <w:rsid w:val="00710F55"/>
    <w:rsid w:val="00720399"/>
    <w:rsid w:val="007224D4"/>
    <w:rsid w:val="00722911"/>
    <w:rsid w:val="0072649F"/>
    <w:rsid w:val="00734B92"/>
    <w:rsid w:val="007354F9"/>
    <w:rsid w:val="00736703"/>
    <w:rsid w:val="00737871"/>
    <w:rsid w:val="007478D6"/>
    <w:rsid w:val="00751E56"/>
    <w:rsid w:val="007528FA"/>
    <w:rsid w:val="00753C29"/>
    <w:rsid w:val="00760783"/>
    <w:rsid w:val="00774F0C"/>
    <w:rsid w:val="00776B46"/>
    <w:rsid w:val="0077733F"/>
    <w:rsid w:val="0077747B"/>
    <w:rsid w:val="00780A84"/>
    <w:rsid w:val="007835EF"/>
    <w:rsid w:val="007944A5"/>
    <w:rsid w:val="00797089"/>
    <w:rsid w:val="00797521"/>
    <w:rsid w:val="007A0846"/>
    <w:rsid w:val="007A4991"/>
    <w:rsid w:val="007A49B9"/>
    <w:rsid w:val="007A7F19"/>
    <w:rsid w:val="007B1069"/>
    <w:rsid w:val="007B34BF"/>
    <w:rsid w:val="007B64E3"/>
    <w:rsid w:val="007C05BB"/>
    <w:rsid w:val="007D2074"/>
    <w:rsid w:val="007E6C33"/>
    <w:rsid w:val="007F134F"/>
    <w:rsid w:val="007F2D9B"/>
    <w:rsid w:val="007F67F2"/>
    <w:rsid w:val="008004B1"/>
    <w:rsid w:val="00801DEB"/>
    <w:rsid w:val="00802512"/>
    <w:rsid w:val="00802BC7"/>
    <w:rsid w:val="00804326"/>
    <w:rsid w:val="0080624D"/>
    <w:rsid w:val="00825C2C"/>
    <w:rsid w:val="00826256"/>
    <w:rsid w:val="008315AF"/>
    <w:rsid w:val="0083401D"/>
    <w:rsid w:val="00851A5E"/>
    <w:rsid w:val="00862FF8"/>
    <w:rsid w:val="00870C26"/>
    <w:rsid w:val="008777EE"/>
    <w:rsid w:val="008867F0"/>
    <w:rsid w:val="00890E33"/>
    <w:rsid w:val="00893755"/>
    <w:rsid w:val="0089595A"/>
    <w:rsid w:val="00896B47"/>
    <w:rsid w:val="008A028D"/>
    <w:rsid w:val="008A29B1"/>
    <w:rsid w:val="008A357C"/>
    <w:rsid w:val="008B3257"/>
    <w:rsid w:val="008C0B53"/>
    <w:rsid w:val="008C1C9E"/>
    <w:rsid w:val="008E1CBA"/>
    <w:rsid w:val="008E2ED3"/>
    <w:rsid w:val="008F3948"/>
    <w:rsid w:val="008F3E23"/>
    <w:rsid w:val="008F4C05"/>
    <w:rsid w:val="008F5F61"/>
    <w:rsid w:val="009055FE"/>
    <w:rsid w:val="0090692C"/>
    <w:rsid w:val="009119F5"/>
    <w:rsid w:val="00922A95"/>
    <w:rsid w:val="00932A81"/>
    <w:rsid w:val="009333F8"/>
    <w:rsid w:val="009439D8"/>
    <w:rsid w:val="00945718"/>
    <w:rsid w:val="00951384"/>
    <w:rsid w:val="00951488"/>
    <w:rsid w:val="0095710B"/>
    <w:rsid w:val="00960C60"/>
    <w:rsid w:val="00965D81"/>
    <w:rsid w:val="0097333A"/>
    <w:rsid w:val="00980154"/>
    <w:rsid w:val="00986530"/>
    <w:rsid w:val="00987E8F"/>
    <w:rsid w:val="009967C8"/>
    <w:rsid w:val="009B03E2"/>
    <w:rsid w:val="009C0EBE"/>
    <w:rsid w:val="009C42C6"/>
    <w:rsid w:val="009C6668"/>
    <w:rsid w:val="009E09B1"/>
    <w:rsid w:val="009E2B7C"/>
    <w:rsid w:val="009F5491"/>
    <w:rsid w:val="009F61F5"/>
    <w:rsid w:val="00A11EDE"/>
    <w:rsid w:val="00A17DC3"/>
    <w:rsid w:val="00A35633"/>
    <w:rsid w:val="00A41139"/>
    <w:rsid w:val="00A43419"/>
    <w:rsid w:val="00A45618"/>
    <w:rsid w:val="00A45C2D"/>
    <w:rsid w:val="00A472F6"/>
    <w:rsid w:val="00A53D5C"/>
    <w:rsid w:val="00A54803"/>
    <w:rsid w:val="00A65ACC"/>
    <w:rsid w:val="00A65DC4"/>
    <w:rsid w:val="00A7105A"/>
    <w:rsid w:val="00A710D2"/>
    <w:rsid w:val="00A714EA"/>
    <w:rsid w:val="00A71BF0"/>
    <w:rsid w:val="00A71D38"/>
    <w:rsid w:val="00A72AB9"/>
    <w:rsid w:val="00A76463"/>
    <w:rsid w:val="00A80C9F"/>
    <w:rsid w:val="00A82290"/>
    <w:rsid w:val="00A86968"/>
    <w:rsid w:val="00A93C6A"/>
    <w:rsid w:val="00AA3968"/>
    <w:rsid w:val="00AA68AD"/>
    <w:rsid w:val="00AB13BA"/>
    <w:rsid w:val="00AB63F3"/>
    <w:rsid w:val="00AC4929"/>
    <w:rsid w:val="00AC7264"/>
    <w:rsid w:val="00AD1B7B"/>
    <w:rsid w:val="00AE654E"/>
    <w:rsid w:val="00AF47FB"/>
    <w:rsid w:val="00AF5056"/>
    <w:rsid w:val="00B14B0F"/>
    <w:rsid w:val="00B1551F"/>
    <w:rsid w:val="00B17765"/>
    <w:rsid w:val="00B2053C"/>
    <w:rsid w:val="00B30050"/>
    <w:rsid w:val="00B309FB"/>
    <w:rsid w:val="00B46218"/>
    <w:rsid w:val="00B5628C"/>
    <w:rsid w:val="00B74C3C"/>
    <w:rsid w:val="00B76E6E"/>
    <w:rsid w:val="00B84D5B"/>
    <w:rsid w:val="00B85F5D"/>
    <w:rsid w:val="00B870B7"/>
    <w:rsid w:val="00B96505"/>
    <w:rsid w:val="00B966CC"/>
    <w:rsid w:val="00B96B1A"/>
    <w:rsid w:val="00BC0E9F"/>
    <w:rsid w:val="00BC52FB"/>
    <w:rsid w:val="00BC6CFA"/>
    <w:rsid w:val="00BC70D7"/>
    <w:rsid w:val="00BD0BF9"/>
    <w:rsid w:val="00BD3C71"/>
    <w:rsid w:val="00BD716D"/>
    <w:rsid w:val="00BF6E56"/>
    <w:rsid w:val="00C01D4F"/>
    <w:rsid w:val="00C1106C"/>
    <w:rsid w:val="00C13B67"/>
    <w:rsid w:val="00C1428B"/>
    <w:rsid w:val="00C2333B"/>
    <w:rsid w:val="00C24BE4"/>
    <w:rsid w:val="00C31B90"/>
    <w:rsid w:val="00C354A7"/>
    <w:rsid w:val="00C360E9"/>
    <w:rsid w:val="00C402BB"/>
    <w:rsid w:val="00C41F61"/>
    <w:rsid w:val="00C4636C"/>
    <w:rsid w:val="00C525F2"/>
    <w:rsid w:val="00C53471"/>
    <w:rsid w:val="00C55FE5"/>
    <w:rsid w:val="00C67C2D"/>
    <w:rsid w:val="00C7063D"/>
    <w:rsid w:val="00C71EEF"/>
    <w:rsid w:val="00C7503B"/>
    <w:rsid w:val="00C97304"/>
    <w:rsid w:val="00CA0EDF"/>
    <w:rsid w:val="00CA69C6"/>
    <w:rsid w:val="00CA6A6F"/>
    <w:rsid w:val="00CB4AFA"/>
    <w:rsid w:val="00CB5F2F"/>
    <w:rsid w:val="00CB6642"/>
    <w:rsid w:val="00CC2765"/>
    <w:rsid w:val="00CC2B3A"/>
    <w:rsid w:val="00CC2D69"/>
    <w:rsid w:val="00CC7BAC"/>
    <w:rsid w:val="00CD1A60"/>
    <w:rsid w:val="00CD224F"/>
    <w:rsid w:val="00CE4658"/>
    <w:rsid w:val="00CE76BC"/>
    <w:rsid w:val="00CF3243"/>
    <w:rsid w:val="00D03F4C"/>
    <w:rsid w:val="00D069D4"/>
    <w:rsid w:val="00D06F37"/>
    <w:rsid w:val="00D10959"/>
    <w:rsid w:val="00D10E5C"/>
    <w:rsid w:val="00D1235B"/>
    <w:rsid w:val="00D210D1"/>
    <w:rsid w:val="00D34461"/>
    <w:rsid w:val="00D41BB3"/>
    <w:rsid w:val="00D452C5"/>
    <w:rsid w:val="00D5580A"/>
    <w:rsid w:val="00D6001A"/>
    <w:rsid w:val="00D75E81"/>
    <w:rsid w:val="00D80B94"/>
    <w:rsid w:val="00D84AF3"/>
    <w:rsid w:val="00D91629"/>
    <w:rsid w:val="00D9287C"/>
    <w:rsid w:val="00D93A18"/>
    <w:rsid w:val="00D94D51"/>
    <w:rsid w:val="00DA1ACD"/>
    <w:rsid w:val="00DA7D3F"/>
    <w:rsid w:val="00DB1C0B"/>
    <w:rsid w:val="00DB5164"/>
    <w:rsid w:val="00DC0D4A"/>
    <w:rsid w:val="00DC5632"/>
    <w:rsid w:val="00DC6521"/>
    <w:rsid w:val="00DD4096"/>
    <w:rsid w:val="00DF2972"/>
    <w:rsid w:val="00DF3D15"/>
    <w:rsid w:val="00E1551C"/>
    <w:rsid w:val="00E24F60"/>
    <w:rsid w:val="00E33789"/>
    <w:rsid w:val="00E36D53"/>
    <w:rsid w:val="00E3715F"/>
    <w:rsid w:val="00E3729E"/>
    <w:rsid w:val="00E56525"/>
    <w:rsid w:val="00E635F4"/>
    <w:rsid w:val="00E65F54"/>
    <w:rsid w:val="00E675AA"/>
    <w:rsid w:val="00E71470"/>
    <w:rsid w:val="00E7209B"/>
    <w:rsid w:val="00E91295"/>
    <w:rsid w:val="00EB4AE3"/>
    <w:rsid w:val="00EB75BF"/>
    <w:rsid w:val="00EB7C3A"/>
    <w:rsid w:val="00EC50EF"/>
    <w:rsid w:val="00EE2A65"/>
    <w:rsid w:val="00EF3881"/>
    <w:rsid w:val="00EF7218"/>
    <w:rsid w:val="00F06B70"/>
    <w:rsid w:val="00F072BE"/>
    <w:rsid w:val="00F23875"/>
    <w:rsid w:val="00F34040"/>
    <w:rsid w:val="00F42706"/>
    <w:rsid w:val="00F431E5"/>
    <w:rsid w:val="00F45413"/>
    <w:rsid w:val="00F6003F"/>
    <w:rsid w:val="00F72643"/>
    <w:rsid w:val="00F74964"/>
    <w:rsid w:val="00F8244A"/>
    <w:rsid w:val="00F83EAF"/>
    <w:rsid w:val="00F86BB8"/>
    <w:rsid w:val="00FA1109"/>
    <w:rsid w:val="00FB2E85"/>
    <w:rsid w:val="00FD4C9B"/>
    <w:rsid w:val="00FD4F04"/>
    <w:rsid w:val="00FE11C7"/>
    <w:rsid w:val="00FE3481"/>
    <w:rsid w:val="00FF3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5D7BF"/>
  <w15:chartTrackingRefBased/>
  <w15:docId w15:val="{B950E82C-7A28-44D7-BC41-46818DC2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8C"/>
  </w:style>
  <w:style w:type="paragraph" w:styleId="Heading1">
    <w:name w:val="heading 1"/>
    <w:basedOn w:val="Normal"/>
    <w:next w:val="Normal"/>
    <w:link w:val="Heading1Char"/>
    <w:uiPriority w:val="9"/>
    <w:qFormat/>
    <w:rsid w:val="00600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623"/>
    <w:rPr>
      <w:rFonts w:eastAsiaTheme="majorEastAsia" w:cstheme="majorBidi"/>
      <w:color w:val="272727" w:themeColor="text1" w:themeTint="D8"/>
    </w:rPr>
  </w:style>
  <w:style w:type="paragraph" w:styleId="Title">
    <w:name w:val="Title"/>
    <w:basedOn w:val="Normal"/>
    <w:next w:val="Normal"/>
    <w:link w:val="TitleChar"/>
    <w:uiPriority w:val="10"/>
    <w:qFormat/>
    <w:rsid w:val="00600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623"/>
    <w:pPr>
      <w:spacing w:before="160"/>
      <w:jc w:val="center"/>
    </w:pPr>
    <w:rPr>
      <w:i/>
      <w:iCs/>
      <w:color w:val="404040" w:themeColor="text1" w:themeTint="BF"/>
    </w:rPr>
  </w:style>
  <w:style w:type="character" w:customStyle="1" w:styleId="QuoteChar">
    <w:name w:val="Quote Char"/>
    <w:basedOn w:val="DefaultParagraphFont"/>
    <w:link w:val="Quote"/>
    <w:uiPriority w:val="29"/>
    <w:rsid w:val="00600623"/>
    <w:rPr>
      <w:i/>
      <w:iCs/>
      <w:color w:val="404040" w:themeColor="text1" w:themeTint="BF"/>
    </w:rPr>
  </w:style>
  <w:style w:type="paragraph" w:styleId="ListParagraph">
    <w:name w:val="List Paragraph"/>
    <w:basedOn w:val="Normal"/>
    <w:uiPriority w:val="34"/>
    <w:qFormat/>
    <w:rsid w:val="00600623"/>
    <w:pPr>
      <w:ind w:left="720"/>
      <w:contextualSpacing/>
    </w:pPr>
  </w:style>
  <w:style w:type="character" w:styleId="IntenseEmphasis">
    <w:name w:val="Intense Emphasis"/>
    <w:basedOn w:val="DefaultParagraphFont"/>
    <w:uiPriority w:val="21"/>
    <w:qFormat/>
    <w:rsid w:val="00600623"/>
    <w:rPr>
      <w:i/>
      <w:iCs/>
      <w:color w:val="0F4761" w:themeColor="accent1" w:themeShade="BF"/>
    </w:rPr>
  </w:style>
  <w:style w:type="paragraph" w:styleId="IntenseQuote">
    <w:name w:val="Intense Quote"/>
    <w:basedOn w:val="Normal"/>
    <w:next w:val="Normal"/>
    <w:link w:val="IntenseQuoteChar"/>
    <w:uiPriority w:val="30"/>
    <w:qFormat/>
    <w:rsid w:val="00600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623"/>
    <w:rPr>
      <w:i/>
      <w:iCs/>
      <w:color w:val="0F4761" w:themeColor="accent1" w:themeShade="BF"/>
    </w:rPr>
  </w:style>
  <w:style w:type="character" w:styleId="IntenseReference">
    <w:name w:val="Intense Reference"/>
    <w:basedOn w:val="DefaultParagraphFont"/>
    <w:uiPriority w:val="32"/>
    <w:qFormat/>
    <w:rsid w:val="00600623"/>
    <w:rPr>
      <w:b/>
      <w:bCs/>
      <w:smallCaps/>
      <w:color w:val="0F4761" w:themeColor="accent1" w:themeShade="BF"/>
      <w:spacing w:val="5"/>
    </w:rPr>
  </w:style>
  <w:style w:type="paragraph" w:styleId="NormalWeb">
    <w:name w:val="Normal (Web)"/>
    <w:basedOn w:val="Normal"/>
    <w:uiPriority w:val="99"/>
    <w:semiHidden/>
    <w:unhideWhenUsed/>
    <w:rsid w:val="00DF3D15"/>
    <w:rPr>
      <w:rFonts w:ascii="Times New Roman" w:hAnsi="Times New Roman" w:cs="Times New Roman"/>
    </w:rPr>
  </w:style>
  <w:style w:type="paragraph" w:styleId="Header">
    <w:name w:val="header"/>
    <w:basedOn w:val="Normal"/>
    <w:link w:val="HeaderChar"/>
    <w:uiPriority w:val="99"/>
    <w:unhideWhenUsed/>
    <w:rsid w:val="00552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FE3"/>
  </w:style>
  <w:style w:type="paragraph" w:styleId="Footer">
    <w:name w:val="footer"/>
    <w:basedOn w:val="Normal"/>
    <w:link w:val="FooterChar"/>
    <w:uiPriority w:val="99"/>
    <w:unhideWhenUsed/>
    <w:rsid w:val="00552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FE3"/>
  </w:style>
  <w:style w:type="paragraph" w:styleId="Caption">
    <w:name w:val="caption"/>
    <w:basedOn w:val="Normal"/>
    <w:next w:val="Normal"/>
    <w:uiPriority w:val="35"/>
    <w:unhideWhenUsed/>
    <w:qFormat/>
    <w:rsid w:val="00AB63F3"/>
    <w:pPr>
      <w:spacing w:after="200" w:line="240" w:lineRule="auto"/>
    </w:pPr>
    <w:rPr>
      <w:i/>
      <w:iCs/>
      <w:color w:val="0E2841" w:themeColor="text2"/>
      <w:sz w:val="18"/>
      <w:szCs w:val="18"/>
    </w:rPr>
  </w:style>
  <w:style w:type="paragraph" w:styleId="Revision">
    <w:name w:val="Revision"/>
    <w:hidden/>
    <w:uiPriority w:val="99"/>
    <w:semiHidden/>
    <w:rsid w:val="00C55FE5"/>
    <w:pPr>
      <w:spacing w:after="0" w:line="240" w:lineRule="auto"/>
    </w:pPr>
  </w:style>
  <w:style w:type="character" w:styleId="Strong">
    <w:name w:val="Strong"/>
    <w:basedOn w:val="DefaultParagraphFont"/>
    <w:uiPriority w:val="22"/>
    <w:qFormat/>
    <w:rsid w:val="009F61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3194">
      <w:bodyDiv w:val="1"/>
      <w:marLeft w:val="0"/>
      <w:marRight w:val="0"/>
      <w:marTop w:val="0"/>
      <w:marBottom w:val="0"/>
      <w:divBdr>
        <w:top w:val="none" w:sz="0" w:space="0" w:color="auto"/>
        <w:left w:val="none" w:sz="0" w:space="0" w:color="auto"/>
        <w:bottom w:val="none" w:sz="0" w:space="0" w:color="auto"/>
        <w:right w:val="none" w:sz="0" w:space="0" w:color="auto"/>
      </w:divBdr>
    </w:div>
    <w:div w:id="130948834">
      <w:bodyDiv w:val="1"/>
      <w:marLeft w:val="0"/>
      <w:marRight w:val="0"/>
      <w:marTop w:val="0"/>
      <w:marBottom w:val="0"/>
      <w:divBdr>
        <w:top w:val="none" w:sz="0" w:space="0" w:color="auto"/>
        <w:left w:val="none" w:sz="0" w:space="0" w:color="auto"/>
        <w:bottom w:val="none" w:sz="0" w:space="0" w:color="auto"/>
        <w:right w:val="none" w:sz="0" w:space="0" w:color="auto"/>
      </w:divBdr>
    </w:div>
    <w:div w:id="199979681">
      <w:bodyDiv w:val="1"/>
      <w:marLeft w:val="0"/>
      <w:marRight w:val="0"/>
      <w:marTop w:val="0"/>
      <w:marBottom w:val="0"/>
      <w:divBdr>
        <w:top w:val="none" w:sz="0" w:space="0" w:color="auto"/>
        <w:left w:val="none" w:sz="0" w:space="0" w:color="auto"/>
        <w:bottom w:val="none" w:sz="0" w:space="0" w:color="auto"/>
        <w:right w:val="none" w:sz="0" w:space="0" w:color="auto"/>
      </w:divBdr>
      <w:divsChild>
        <w:div w:id="1401709764">
          <w:marLeft w:val="0"/>
          <w:marRight w:val="0"/>
          <w:marTop w:val="0"/>
          <w:marBottom w:val="0"/>
          <w:divBdr>
            <w:top w:val="none" w:sz="0" w:space="0" w:color="auto"/>
            <w:left w:val="none" w:sz="0" w:space="0" w:color="auto"/>
            <w:bottom w:val="none" w:sz="0" w:space="0" w:color="auto"/>
            <w:right w:val="none" w:sz="0" w:space="0" w:color="auto"/>
          </w:divBdr>
        </w:div>
        <w:div w:id="1590576569">
          <w:marLeft w:val="0"/>
          <w:marRight w:val="0"/>
          <w:marTop w:val="0"/>
          <w:marBottom w:val="0"/>
          <w:divBdr>
            <w:top w:val="none" w:sz="0" w:space="0" w:color="auto"/>
            <w:left w:val="none" w:sz="0" w:space="0" w:color="auto"/>
            <w:bottom w:val="none" w:sz="0" w:space="0" w:color="auto"/>
            <w:right w:val="none" w:sz="0" w:space="0" w:color="auto"/>
          </w:divBdr>
        </w:div>
        <w:div w:id="59132545">
          <w:marLeft w:val="0"/>
          <w:marRight w:val="0"/>
          <w:marTop w:val="0"/>
          <w:marBottom w:val="0"/>
          <w:divBdr>
            <w:top w:val="none" w:sz="0" w:space="0" w:color="auto"/>
            <w:left w:val="none" w:sz="0" w:space="0" w:color="auto"/>
            <w:bottom w:val="none" w:sz="0" w:space="0" w:color="auto"/>
            <w:right w:val="none" w:sz="0" w:space="0" w:color="auto"/>
          </w:divBdr>
        </w:div>
        <w:div w:id="447504077">
          <w:marLeft w:val="0"/>
          <w:marRight w:val="0"/>
          <w:marTop w:val="0"/>
          <w:marBottom w:val="0"/>
          <w:divBdr>
            <w:top w:val="none" w:sz="0" w:space="0" w:color="auto"/>
            <w:left w:val="none" w:sz="0" w:space="0" w:color="auto"/>
            <w:bottom w:val="none" w:sz="0" w:space="0" w:color="auto"/>
            <w:right w:val="none" w:sz="0" w:space="0" w:color="auto"/>
          </w:divBdr>
        </w:div>
        <w:div w:id="558370216">
          <w:marLeft w:val="0"/>
          <w:marRight w:val="0"/>
          <w:marTop w:val="0"/>
          <w:marBottom w:val="0"/>
          <w:divBdr>
            <w:top w:val="none" w:sz="0" w:space="0" w:color="auto"/>
            <w:left w:val="none" w:sz="0" w:space="0" w:color="auto"/>
            <w:bottom w:val="none" w:sz="0" w:space="0" w:color="auto"/>
            <w:right w:val="none" w:sz="0" w:space="0" w:color="auto"/>
          </w:divBdr>
        </w:div>
        <w:div w:id="2118060877">
          <w:marLeft w:val="0"/>
          <w:marRight w:val="0"/>
          <w:marTop w:val="0"/>
          <w:marBottom w:val="0"/>
          <w:divBdr>
            <w:top w:val="none" w:sz="0" w:space="0" w:color="auto"/>
            <w:left w:val="none" w:sz="0" w:space="0" w:color="auto"/>
            <w:bottom w:val="none" w:sz="0" w:space="0" w:color="auto"/>
            <w:right w:val="none" w:sz="0" w:space="0" w:color="auto"/>
          </w:divBdr>
        </w:div>
        <w:div w:id="1672685697">
          <w:marLeft w:val="0"/>
          <w:marRight w:val="0"/>
          <w:marTop w:val="0"/>
          <w:marBottom w:val="0"/>
          <w:divBdr>
            <w:top w:val="none" w:sz="0" w:space="0" w:color="auto"/>
            <w:left w:val="none" w:sz="0" w:space="0" w:color="auto"/>
            <w:bottom w:val="none" w:sz="0" w:space="0" w:color="auto"/>
            <w:right w:val="none" w:sz="0" w:space="0" w:color="auto"/>
          </w:divBdr>
        </w:div>
      </w:divsChild>
    </w:div>
    <w:div w:id="204568589">
      <w:bodyDiv w:val="1"/>
      <w:marLeft w:val="0"/>
      <w:marRight w:val="0"/>
      <w:marTop w:val="0"/>
      <w:marBottom w:val="0"/>
      <w:divBdr>
        <w:top w:val="none" w:sz="0" w:space="0" w:color="auto"/>
        <w:left w:val="none" w:sz="0" w:space="0" w:color="auto"/>
        <w:bottom w:val="none" w:sz="0" w:space="0" w:color="auto"/>
        <w:right w:val="none" w:sz="0" w:space="0" w:color="auto"/>
      </w:divBdr>
      <w:divsChild>
        <w:div w:id="660356474">
          <w:marLeft w:val="0"/>
          <w:marRight w:val="0"/>
          <w:marTop w:val="0"/>
          <w:marBottom w:val="0"/>
          <w:divBdr>
            <w:top w:val="none" w:sz="0" w:space="0" w:color="auto"/>
            <w:left w:val="none" w:sz="0" w:space="0" w:color="auto"/>
            <w:bottom w:val="none" w:sz="0" w:space="0" w:color="auto"/>
            <w:right w:val="none" w:sz="0" w:space="0" w:color="auto"/>
          </w:divBdr>
          <w:divsChild>
            <w:div w:id="405996332">
              <w:marLeft w:val="0"/>
              <w:marRight w:val="0"/>
              <w:marTop w:val="0"/>
              <w:marBottom w:val="0"/>
              <w:divBdr>
                <w:top w:val="none" w:sz="0" w:space="0" w:color="auto"/>
                <w:left w:val="none" w:sz="0" w:space="0" w:color="auto"/>
                <w:bottom w:val="none" w:sz="0" w:space="0" w:color="auto"/>
                <w:right w:val="none" w:sz="0" w:space="0" w:color="auto"/>
              </w:divBdr>
            </w:div>
            <w:div w:id="1012410683">
              <w:marLeft w:val="0"/>
              <w:marRight w:val="0"/>
              <w:marTop w:val="0"/>
              <w:marBottom w:val="0"/>
              <w:divBdr>
                <w:top w:val="none" w:sz="0" w:space="0" w:color="auto"/>
                <w:left w:val="none" w:sz="0" w:space="0" w:color="auto"/>
                <w:bottom w:val="none" w:sz="0" w:space="0" w:color="auto"/>
                <w:right w:val="none" w:sz="0" w:space="0" w:color="auto"/>
              </w:divBdr>
            </w:div>
            <w:div w:id="1488395903">
              <w:marLeft w:val="0"/>
              <w:marRight w:val="0"/>
              <w:marTop w:val="0"/>
              <w:marBottom w:val="0"/>
              <w:divBdr>
                <w:top w:val="none" w:sz="0" w:space="0" w:color="auto"/>
                <w:left w:val="none" w:sz="0" w:space="0" w:color="auto"/>
                <w:bottom w:val="none" w:sz="0" w:space="0" w:color="auto"/>
                <w:right w:val="none" w:sz="0" w:space="0" w:color="auto"/>
              </w:divBdr>
            </w:div>
            <w:div w:id="1999915635">
              <w:marLeft w:val="0"/>
              <w:marRight w:val="0"/>
              <w:marTop w:val="0"/>
              <w:marBottom w:val="0"/>
              <w:divBdr>
                <w:top w:val="none" w:sz="0" w:space="0" w:color="auto"/>
                <w:left w:val="none" w:sz="0" w:space="0" w:color="auto"/>
                <w:bottom w:val="none" w:sz="0" w:space="0" w:color="auto"/>
                <w:right w:val="none" w:sz="0" w:space="0" w:color="auto"/>
              </w:divBdr>
            </w:div>
            <w:div w:id="939140067">
              <w:marLeft w:val="0"/>
              <w:marRight w:val="0"/>
              <w:marTop w:val="0"/>
              <w:marBottom w:val="0"/>
              <w:divBdr>
                <w:top w:val="none" w:sz="0" w:space="0" w:color="auto"/>
                <w:left w:val="none" w:sz="0" w:space="0" w:color="auto"/>
                <w:bottom w:val="none" w:sz="0" w:space="0" w:color="auto"/>
                <w:right w:val="none" w:sz="0" w:space="0" w:color="auto"/>
              </w:divBdr>
            </w:div>
            <w:div w:id="1029531109">
              <w:marLeft w:val="0"/>
              <w:marRight w:val="0"/>
              <w:marTop w:val="0"/>
              <w:marBottom w:val="0"/>
              <w:divBdr>
                <w:top w:val="none" w:sz="0" w:space="0" w:color="auto"/>
                <w:left w:val="none" w:sz="0" w:space="0" w:color="auto"/>
                <w:bottom w:val="none" w:sz="0" w:space="0" w:color="auto"/>
                <w:right w:val="none" w:sz="0" w:space="0" w:color="auto"/>
              </w:divBdr>
            </w:div>
            <w:div w:id="680156824">
              <w:marLeft w:val="0"/>
              <w:marRight w:val="0"/>
              <w:marTop w:val="0"/>
              <w:marBottom w:val="0"/>
              <w:divBdr>
                <w:top w:val="none" w:sz="0" w:space="0" w:color="auto"/>
                <w:left w:val="none" w:sz="0" w:space="0" w:color="auto"/>
                <w:bottom w:val="none" w:sz="0" w:space="0" w:color="auto"/>
                <w:right w:val="none" w:sz="0" w:space="0" w:color="auto"/>
              </w:divBdr>
            </w:div>
            <w:div w:id="416102328">
              <w:marLeft w:val="0"/>
              <w:marRight w:val="0"/>
              <w:marTop w:val="0"/>
              <w:marBottom w:val="0"/>
              <w:divBdr>
                <w:top w:val="none" w:sz="0" w:space="0" w:color="auto"/>
                <w:left w:val="none" w:sz="0" w:space="0" w:color="auto"/>
                <w:bottom w:val="none" w:sz="0" w:space="0" w:color="auto"/>
                <w:right w:val="none" w:sz="0" w:space="0" w:color="auto"/>
              </w:divBdr>
            </w:div>
            <w:div w:id="661784390">
              <w:marLeft w:val="0"/>
              <w:marRight w:val="0"/>
              <w:marTop w:val="0"/>
              <w:marBottom w:val="0"/>
              <w:divBdr>
                <w:top w:val="none" w:sz="0" w:space="0" w:color="auto"/>
                <w:left w:val="none" w:sz="0" w:space="0" w:color="auto"/>
                <w:bottom w:val="none" w:sz="0" w:space="0" w:color="auto"/>
                <w:right w:val="none" w:sz="0" w:space="0" w:color="auto"/>
              </w:divBdr>
            </w:div>
            <w:div w:id="264579620">
              <w:marLeft w:val="0"/>
              <w:marRight w:val="0"/>
              <w:marTop w:val="0"/>
              <w:marBottom w:val="0"/>
              <w:divBdr>
                <w:top w:val="none" w:sz="0" w:space="0" w:color="auto"/>
                <w:left w:val="none" w:sz="0" w:space="0" w:color="auto"/>
                <w:bottom w:val="none" w:sz="0" w:space="0" w:color="auto"/>
                <w:right w:val="none" w:sz="0" w:space="0" w:color="auto"/>
              </w:divBdr>
            </w:div>
            <w:div w:id="1252200766">
              <w:marLeft w:val="0"/>
              <w:marRight w:val="0"/>
              <w:marTop w:val="0"/>
              <w:marBottom w:val="0"/>
              <w:divBdr>
                <w:top w:val="none" w:sz="0" w:space="0" w:color="auto"/>
                <w:left w:val="none" w:sz="0" w:space="0" w:color="auto"/>
                <w:bottom w:val="none" w:sz="0" w:space="0" w:color="auto"/>
                <w:right w:val="none" w:sz="0" w:space="0" w:color="auto"/>
              </w:divBdr>
            </w:div>
            <w:div w:id="80881899">
              <w:marLeft w:val="0"/>
              <w:marRight w:val="0"/>
              <w:marTop w:val="0"/>
              <w:marBottom w:val="0"/>
              <w:divBdr>
                <w:top w:val="none" w:sz="0" w:space="0" w:color="auto"/>
                <w:left w:val="none" w:sz="0" w:space="0" w:color="auto"/>
                <w:bottom w:val="none" w:sz="0" w:space="0" w:color="auto"/>
                <w:right w:val="none" w:sz="0" w:space="0" w:color="auto"/>
              </w:divBdr>
            </w:div>
            <w:div w:id="1569534713">
              <w:marLeft w:val="0"/>
              <w:marRight w:val="0"/>
              <w:marTop w:val="0"/>
              <w:marBottom w:val="0"/>
              <w:divBdr>
                <w:top w:val="none" w:sz="0" w:space="0" w:color="auto"/>
                <w:left w:val="none" w:sz="0" w:space="0" w:color="auto"/>
                <w:bottom w:val="none" w:sz="0" w:space="0" w:color="auto"/>
                <w:right w:val="none" w:sz="0" w:space="0" w:color="auto"/>
              </w:divBdr>
            </w:div>
            <w:div w:id="61367233">
              <w:marLeft w:val="0"/>
              <w:marRight w:val="0"/>
              <w:marTop w:val="0"/>
              <w:marBottom w:val="0"/>
              <w:divBdr>
                <w:top w:val="none" w:sz="0" w:space="0" w:color="auto"/>
                <w:left w:val="none" w:sz="0" w:space="0" w:color="auto"/>
                <w:bottom w:val="none" w:sz="0" w:space="0" w:color="auto"/>
                <w:right w:val="none" w:sz="0" w:space="0" w:color="auto"/>
              </w:divBdr>
            </w:div>
            <w:div w:id="259604498">
              <w:marLeft w:val="0"/>
              <w:marRight w:val="0"/>
              <w:marTop w:val="0"/>
              <w:marBottom w:val="0"/>
              <w:divBdr>
                <w:top w:val="none" w:sz="0" w:space="0" w:color="auto"/>
                <w:left w:val="none" w:sz="0" w:space="0" w:color="auto"/>
                <w:bottom w:val="none" w:sz="0" w:space="0" w:color="auto"/>
                <w:right w:val="none" w:sz="0" w:space="0" w:color="auto"/>
              </w:divBdr>
            </w:div>
            <w:div w:id="231164486">
              <w:marLeft w:val="0"/>
              <w:marRight w:val="0"/>
              <w:marTop w:val="0"/>
              <w:marBottom w:val="0"/>
              <w:divBdr>
                <w:top w:val="none" w:sz="0" w:space="0" w:color="auto"/>
                <w:left w:val="none" w:sz="0" w:space="0" w:color="auto"/>
                <w:bottom w:val="none" w:sz="0" w:space="0" w:color="auto"/>
                <w:right w:val="none" w:sz="0" w:space="0" w:color="auto"/>
              </w:divBdr>
            </w:div>
            <w:div w:id="1989553018">
              <w:marLeft w:val="0"/>
              <w:marRight w:val="0"/>
              <w:marTop w:val="0"/>
              <w:marBottom w:val="0"/>
              <w:divBdr>
                <w:top w:val="none" w:sz="0" w:space="0" w:color="auto"/>
                <w:left w:val="none" w:sz="0" w:space="0" w:color="auto"/>
                <w:bottom w:val="none" w:sz="0" w:space="0" w:color="auto"/>
                <w:right w:val="none" w:sz="0" w:space="0" w:color="auto"/>
              </w:divBdr>
            </w:div>
            <w:div w:id="1809932472">
              <w:marLeft w:val="0"/>
              <w:marRight w:val="0"/>
              <w:marTop w:val="0"/>
              <w:marBottom w:val="0"/>
              <w:divBdr>
                <w:top w:val="none" w:sz="0" w:space="0" w:color="auto"/>
                <w:left w:val="none" w:sz="0" w:space="0" w:color="auto"/>
                <w:bottom w:val="none" w:sz="0" w:space="0" w:color="auto"/>
                <w:right w:val="none" w:sz="0" w:space="0" w:color="auto"/>
              </w:divBdr>
            </w:div>
            <w:div w:id="93135024">
              <w:marLeft w:val="0"/>
              <w:marRight w:val="0"/>
              <w:marTop w:val="0"/>
              <w:marBottom w:val="0"/>
              <w:divBdr>
                <w:top w:val="none" w:sz="0" w:space="0" w:color="auto"/>
                <w:left w:val="none" w:sz="0" w:space="0" w:color="auto"/>
                <w:bottom w:val="none" w:sz="0" w:space="0" w:color="auto"/>
                <w:right w:val="none" w:sz="0" w:space="0" w:color="auto"/>
              </w:divBdr>
            </w:div>
            <w:div w:id="430512767">
              <w:marLeft w:val="0"/>
              <w:marRight w:val="0"/>
              <w:marTop w:val="0"/>
              <w:marBottom w:val="0"/>
              <w:divBdr>
                <w:top w:val="none" w:sz="0" w:space="0" w:color="auto"/>
                <w:left w:val="none" w:sz="0" w:space="0" w:color="auto"/>
                <w:bottom w:val="none" w:sz="0" w:space="0" w:color="auto"/>
                <w:right w:val="none" w:sz="0" w:space="0" w:color="auto"/>
              </w:divBdr>
            </w:div>
            <w:div w:id="139352207">
              <w:marLeft w:val="0"/>
              <w:marRight w:val="0"/>
              <w:marTop w:val="0"/>
              <w:marBottom w:val="0"/>
              <w:divBdr>
                <w:top w:val="none" w:sz="0" w:space="0" w:color="auto"/>
                <w:left w:val="none" w:sz="0" w:space="0" w:color="auto"/>
                <w:bottom w:val="none" w:sz="0" w:space="0" w:color="auto"/>
                <w:right w:val="none" w:sz="0" w:space="0" w:color="auto"/>
              </w:divBdr>
            </w:div>
            <w:div w:id="192496512">
              <w:marLeft w:val="0"/>
              <w:marRight w:val="0"/>
              <w:marTop w:val="0"/>
              <w:marBottom w:val="0"/>
              <w:divBdr>
                <w:top w:val="none" w:sz="0" w:space="0" w:color="auto"/>
                <w:left w:val="none" w:sz="0" w:space="0" w:color="auto"/>
                <w:bottom w:val="none" w:sz="0" w:space="0" w:color="auto"/>
                <w:right w:val="none" w:sz="0" w:space="0" w:color="auto"/>
              </w:divBdr>
            </w:div>
            <w:div w:id="309552919">
              <w:marLeft w:val="0"/>
              <w:marRight w:val="0"/>
              <w:marTop w:val="0"/>
              <w:marBottom w:val="0"/>
              <w:divBdr>
                <w:top w:val="none" w:sz="0" w:space="0" w:color="auto"/>
                <w:left w:val="none" w:sz="0" w:space="0" w:color="auto"/>
                <w:bottom w:val="none" w:sz="0" w:space="0" w:color="auto"/>
                <w:right w:val="none" w:sz="0" w:space="0" w:color="auto"/>
              </w:divBdr>
            </w:div>
            <w:div w:id="306476183">
              <w:marLeft w:val="0"/>
              <w:marRight w:val="0"/>
              <w:marTop w:val="0"/>
              <w:marBottom w:val="0"/>
              <w:divBdr>
                <w:top w:val="none" w:sz="0" w:space="0" w:color="auto"/>
                <w:left w:val="none" w:sz="0" w:space="0" w:color="auto"/>
                <w:bottom w:val="none" w:sz="0" w:space="0" w:color="auto"/>
                <w:right w:val="none" w:sz="0" w:space="0" w:color="auto"/>
              </w:divBdr>
            </w:div>
            <w:div w:id="1857697332">
              <w:marLeft w:val="0"/>
              <w:marRight w:val="0"/>
              <w:marTop w:val="0"/>
              <w:marBottom w:val="0"/>
              <w:divBdr>
                <w:top w:val="none" w:sz="0" w:space="0" w:color="auto"/>
                <w:left w:val="none" w:sz="0" w:space="0" w:color="auto"/>
                <w:bottom w:val="none" w:sz="0" w:space="0" w:color="auto"/>
                <w:right w:val="none" w:sz="0" w:space="0" w:color="auto"/>
              </w:divBdr>
            </w:div>
            <w:div w:id="102387594">
              <w:marLeft w:val="0"/>
              <w:marRight w:val="0"/>
              <w:marTop w:val="0"/>
              <w:marBottom w:val="0"/>
              <w:divBdr>
                <w:top w:val="none" w:sz="0" w:space="0" w:color="auto"/>
                <w:left w:val="none" w:sz="0" w:space="0" w:color="auto"/>
                <w:bottom w:val="none" w:sz="0" w:space="0" w:color="auto"/>
                <w:right w:val="none" w:sz="0" w:space="0" w:color="auto"/>
              </w:divBdr>
            </w:div>
            <w:div w:id="1858694967">
              <w:marLeft w:val="0"/>
              <w:marRight w:val="0"/>
              <w:marTop w:val="0"/>
              <w:marBottom w:val="0"/>
              <w:divBdr>
                <w:top w:val="none" w:sz="0" w:space="0" w:color="auto"/>
                <w:left w:val="none" w:sz="0" w:space="0" w:color="auto"/>
                <w:bottom w:val="none" w:sz="0" w:space="0" w:color="auto"/>
                <w:right w:val="none" w:sz="0" w:space="0" w:color="auto"/>
              </w:divBdr>
            </w:div>
            <w:div w:id="1180046876">
              <w:marLeft w:val="0"/>
              <w:marRight w:val="0"/>
              <w:marTop w:val="0"/>
              <w:marBottom w:val="0"/>
              <w:divBdr>
                <w:top w:val="none" w:sz="0" w:space="0" w:color="auto"/>
                <w:left w:val="none" w:sz="0" w:space="0" w:color="auto"/>
                <w:bottom w:val="none" w:sz="0" w:space="0" w:color="auto"/>
                <w:right w:val="none" w:sz="0" w:space="0" w:color="auto"/>
              </w:divBdr>
            </w:div>
            <w:div w:id="862594878">
              <w:marLeft w:val="0"/>
              <w:marRight w:val="0"/>
              <w:marTop w:val="0"/>
              <w:marBottom w:val="0"/>
              <w:divBdr>
                <w:top w:val="none" w:sz="0" w:space="0" w:color="auto"/>
                <w:left w:val="none" w:sz="0" w:space="0" w:color="auto"/>
                <w:bottom w:val="none" w:sz="0" w:space="0" w:color="auto"/>
                <w:right w:val="none" w:sz="0" w:space="0" w:color="auto"/>
              </w:divBdr>
            </w:div>
            <w:div w:id="32779144">
              <w:marLeft w:val="0"/>
              <w:marRight w:val="0"/>
              <w:marTop w:val="0"/>
              <w:marBottom w:val="0"/>
              <w:divBdr>
                <w:top w:val="none" w:sz="0" w:space="0" w:color="auto"/>
                <w:left w:val="none" w:sz="0" w:space="0" w:color="auto"/>
                <w:bottom w:val="none" w:sz="0" w:space="0" w:color="auto"/>
                <w:right w:val="none" w:sz="0" w:space="0" w:color="auto"/>
              </w:divBdr>
            </w:div>
            <w:div w:id="345400292">
              <w:marLeft w:val="0"/>
              <w:marRight w:val="0"/>
              <w:marTop w:val="0"/>
              <w:marBottom w:val="0"/>
              <w:divBdr>
                <w:top w:val="none" w:sz="0" w:space="0" w:color="auto"/>
                <w:left w:val="none" w:sz="0" w:space="0" w:color="auto"/>
                <w:bottom w:val="none" w:sz="0" w:space="0" w:color="auto"/>
                <w:right w:val="none" w:sz="0" w:space="0" w:color="auto"/>
              </w:divBdr>
            </w:div>
            <w:div w:id="1271006650">
              <w:marLeft w:val="0"/>
              <w:marRight w:val="0"/>
              <w:marTop w:val="0"/>
              <w:marBottom w:val="0"/>
              <w:divBdr>
                <w:top w:val="none" w:sz="0" w:space="0" w:color="auto"/>
                <w:left w:val="none" w:sz="0" w:space="0" w:color="auto"/>
                <w:bottom w:val="none" w:sz="0" w:space="0" w:color="auto"/>
                <w:right w:val="none" w:sz="0" w:space="0" w:color="auto"/>
              </w:divBdr>
            </w:div>
            <w:div w:id="730008831">
              <w:marLeft w:val="0"/>
              <w:marRight w:val="0"/>
              <w:marTop w:val="0"/>
              <w:marBottom w:val="0"/>
              <w:divBdr>
                <w:top w:val="none" w:sz="0" w:space="0" w:color="auto"/>
                <w:left w:val="none" w:sz="0" w:space="0" w:color="auto"/>
                <w:bottom w:val="none" w:sz="0" w:space="0" w:color="auto"/>
                <w:right w:val="none" w:sz="0" w:space="0" w:color="auto"/>
              </w:divBdr>
            </w:div>
            <w:div w:id="653140121">
              <w:marLeft w:val="0"/>
              <w:marRight w:val="0"/>
              <w:marTop w:val="0"/>
              <w:marBottom w:val="0"/>
              <w:divBdr>
                <w:top w:val="none" w:sz="0" w:space="0" w:color="auto"/>
                <w:left w:val="none" w:sz="0" w:space="0" w:color="auto"/>
                <w:bottom w:val="none" w:sz="0" w:space="0" w:color="auto"/>
                <w:right w:val="none" w:sz="0" w:space="0" w:color="auto"/>
              </w:divBdr>
            </w:div>
            <w:div w:id="357390873">
              <w:marLeft w:val="0"/>
              <w:marRight w:val="0"/>
              <w:marTop w:val="0"/>
              <w:marBottom w:val="0"/>
              <w:divBdr>
                <w:top w:val="none" w:sz="0" w:space="0" w:color="auto"/>
                <w:left w:val="none" w:sz="0" w:space="0" w:color="auto"/>
                <w:bottom w:val="none" w:sz="0" w:space="0" w:color="auto"/>
                <w:right w:val="none" w:sz="0" w:space="0" w:color="auto"/>
              </w:divBdr>
            </w:div>
            <w:div w:id="145978096">
              <w:marLeft w:val="0"/>
              <w:marRight w:val="0"/>
              <w:marTop w:val="0"/>
              <w:marBottom w:val="0"/>
              <w:divBdr>
                <w:top w:val="none" w:sz="0" w:space="0" w:color="auto"/>
                <w:left w:val="none" w:sz="0" w:space="0" w:color="auto"/>
                <w:bottom w:val="none" w:sz="0" w:space="0" w:color="auto"/>
                <w:right w:val="none" w:sz="0" w:space="0" w:color="auto"/>
              </w:divBdr>
            </w:div>
            <w:div w:id="235674484">
              <w:marLeft w:val="0"/>
              <w:marRight w:val="0"/>
              <w:marTop w:val="0"/>
              <w:marBottom w:val="0"/>
              <w:divBdr>
                <w:top w:val="none" w:sz="0" w:space="0" w:color="auto"/>
                <w:left w:val="none" w:sz="0" w:space="0" w:color="auto"/>
                <w:bottom w:val="none" w:sz="0" w:space="0" w:color="auto"/>
                <w:right w:val="none" w:sz="0" w:space="0" w:color="auto"/>
              </w:divBdr>
            </w:div>
            <w:div w:id="1406219804">
              <w:marLeft w:val="0"/>
              <w:marRight w:val="0"/>
              <w:marTop w:val="0"/>
              <w:marBottom w:val="0"/>
              <w:divBdr>
                <w:top w:val="none" w:sz="0" w:space="0" w:color="auto"/>
                <w:left w:val="none" w:sz="0" w:space="0" w:color="auto"/>
                <w:bottom w:val="none" w:sz="0" w:space="0" w:color="auto"/>
                <w:right w:val="none" w:sz="0" w:space="0" w:color="auto"/>
              </w:divBdr>
            </w:div>
            <w:div w:id="1676149803">
              <w:marLeft w:val="0"/>
              <w:marRight w:val="0"/>
              <w:marTop w:val="0"/>
              <w:marBottom w:val="0"/>
              <w:divBdr>
                <w:top w:val="none" w:sz="0" w:space="0" w:color="auto"/>
                <w:left w:val="none" w:sz="0" w:space="0" w:color="auto"/>
                <w:bottom w:val="none" w:sz="0" w:space="0" w:color="auto"/>
                <w:right w:val="none" w:sz="0" w:space="0" w:color="auto"/>
              </w:divBdr>
            </w:div>
            <w:div w:id="2136098049">
              <w:marLeft w:val="0"/>
              <w:marRight w:val="0"/>
              <w:marTop w:val="0"/>
              <w:marBottom w:val="0"/>
              <w:divBdr>
                <w:top w:val="none" w:sz="0" w:space="0" w:color="auto"/>
                <w:left w:val="none" w:sz="0" w:space="0" w:color="auto"/>
                <w:bottom w:val="none" w:sz="0" w:space="0" w:color="auto"/>
                <w:right w:val="none" w:sz="0" w:space="0" w:color="auto"/>
              </w:divBdr>
            </w:div>
            <w:div w:id="1659580162">
              <w:marLeft w:val="0"/>
              <w:marRight w:val="0"/>
              <w:marTop w:val="0"/>
              <w:marBottom w:val="0"/>
              <w:divBdr>
                <w:top w:val="none" w:sz="0" w:space="0" w:color="auto"/>
                <w:left w:val="none" w:sz="0" w:space="0" w:color="auto"/>
                <w:bottom w:val="none" w:sz="0" w:space="0" w:color="auto"/>
                <w:right w:val="none" w:sz="0" w:space="0" w:color="auto"/>
              </w:divBdr>
            </w:div>
            <w:div w:id="97023250">
              <w:marLeft w:val="0"/>
              <w:marRight w:val="0"/>
              <w:marTop w:val="0"/>
              <w:marBottom w:val="0"/>
              <w:divBdr>
                <w:top w:val="none" w:sz="0" w:space="0" w:color="auto"/>
                <w:left w:val="none" w:sz="0" w:space="0" w:color="auto"/>
                <w:bottom w:val="none" w:sz="0" w:space="0" w:color="auto"/>
                <w:right w:val="none" w:sz="0" w:space="0" w:color="auto"/>
              </w:divBdr>
            </w:div>
            <w:div w:id="1638872440">
              <w:marLeft w:val="0"/>
              <w:marRight w:val="0"/>
              <w:marTop w:val="0"/>
              <w:marBottom w:val="0"/>
              <w:divBdr>
                <w:top w:val="none" w:sz="0" w:space="0" w:color="auto"/>
                <w:left w:val="none" w:sz="0" w:space="0" w:color="auto"/>
                <w:bottom w:val="none" w:sz="0" w:space="0" w:color="auto"/>
                <w:right w:val="none" w:sz="0" w:space="0" w:color="auto"/>
              </w:divBdr>
            </w:div>
            <w:div w:id="1364478775">
              <w:marLeft w:val="0"/>
              <w:marRight w:val="0"/>
              <w:marTop w:val="0"/>
              <w:marBottom w:val="0"/>
              <w:divBdr>
                <w:top w:val="none" w:sz="0" w:space="0" w:color="auto"/>
                <w:left w:val="none" w:sz="0" w:space="0" w:color="auto"/>
                <w:bottom w:val="none" w:sz="0" w:space="0" w:color="auto"/>
                <w:right w:val="none" w:sz="0" w:space="0" w:color="auto"/>
              </w:divBdr>
            </w:div>
            <w:div w:id="508374945">
              <w:marLeft w:val="0"/>
              <w:marRight w:val="0"/>
              <w:marTop w:val="0"/>
              <w:marBottom w:val="0"/>
              <w:divBdr>
                <w:top w:val="none" w:sz="0" w:space="0" w:color="auto"/>
                <w:left w:val="none" w:sz="0" w:space="0" w:color="auto"/>
                <w:bottom w:val="none" w:sz="0" w:space="0" w:color="auto"/>
                <w:right w:val="none" w:sz="0" w:space="0" w:color="auto"/>
              </w:divBdr>
            </w:div>
            <w:div w:id="1393852144">
              <w:marLeft w:val="0"/>
              <w:marRight w:val="0"/>
              <w:marTop w:val="0"/>
              <w:marBottom w:val="0"/>
              <w:divBdr>
                <w:top w:val="none" w:sz="0" w:space="0" w:color="auto"/>
                <w:left w:val="none" w:sz="0" w:space="0" w:color="auto"/>
                <w:bottom w:val="none" w:sz="0" w:space="0" w:color="auto"/>
                <w:right w:val="none" w:sz="0" w:space="0" w:color="auto"/>
              </w:divBdr>
            </w:div>
            <w:div w:id="1711302916">
              <w:marLeft w:val="0"/>
              <w:marRight w:val="0"/>
              <w:marTop w:val="0"/>
              <w:marBottom w:val="0"/>
              <w:divBdr>
                <w:top w:val="none" w:sz="0" w:space="0" w:color="auto"/>
                <w:left w:val="none" w:sz="0" w:space="0" w:color="auto"/>
                <w:bottom w:val="none" w:sz="0" w:space="0" w:color="auto"/>
                <w:right w:val="none" w:sz="0" w:space="0" w:color="auto"/>
              </w:divBdr>
            </w:div>
            <w:div w:id="1455564668">
              <w:marLeft w:val="0"/>
              <w:marRight w:val="0"/>
              <w:marTop w:val="0"/>
              <w:marBottom w:val="0"/>
              <w:divBdr>
                <w:top w:val="none" w:sz="0" w:space="0" w:color="auto"/>
                <w:left w:val="none" w:sz="0" w:space="0" w:color="auto"/>
                <w:bottom w:val="none" w:sz="0" w:space="0" w:color="auto"/>
                <w:right w:val="none" w:sz="0" w:space="0" w:color="auto"/>
              </w:divBdr>
            </w:div>
            <w:div w:id="1473672732">
              <w:marLeft w:val="0"/>
              <w:marRight w:val="0"/>
              <w:marTop w:val="0"/>
              <w:marBottom w:val="0"/>
              <w:divBdr>
                <w:top w:val="none" w:sz="0" w:space="0" w:color="auto"/>
                <w:left w:val="none" w:sz="0" w:space="0" w:color="auto"/>
                <w:bottom w:val="none" w:sz="0" w:space="0" w:color="auto"/>
                <w:right w:val="none" w:sz="0" w:space="0" w:color="auto"/>
              </w:divBdr>
            </w:div>
            <w:div w:id="796025347">
              <w:marLeft w:val="0"/>
              <w:marRight w:val="0"/>
              <w:marTop w:val="0"/>
              <w:marBottom w:val="0"/>
              <w:divBdr>
                <w:top w:val="none" w:sz="0" w:space="0" w:color="auto"/>
                <w:left w:val="none" w:sz="0" w:space="0" w:color="auto"/>
                <w:bottom w:val="none" w:sz="0" w:space="0" w:color="auto"/>
                <w:right w:val="none" w:sz="0" w:space="0" w:color="auto"/>
              </w:divBdr>
            </w:div>
            <w:div w:id="1035815627">
              <w:marLeft w:val="0"/>
              <w:marRight w:val="0"/>
              <w:marTop w:val="0"/>
              <w:marBottom w:val="0"/>
              <w:divBdr>
                <w:top w:val="none" w:sz="0" w:space="0" w:color="auto"/>
                <w:left w:val="none" w:sz="0" w:space="0" w:color="auto"/>
                <w:bottom w:val="none" w:sz="0" w:space="0" w:color="auto"/>
                <w:right w:val="none" w:sz="0" w:space="0" w:color="auto"/>
              </w:divBdr>
            </w:div>
            <w:div w:id="1672290645">
              <w:marLeft w:val="0"/>
              <w:marRight w:val="0"/>
              <w:marTop w:val="0"/>
              <w:marBottom w:val="0"/>
              <w:divBdr>
                <w:top w:val="none" w:sz="0" w:space="0" w:color="auto"/>
                <w:left w:val="none" w:sz="0" w:space="0" w:color="auto"/>
                <w:bottom w:val="none" w:sz="0" w:space="0" w:color="auto"/>
                <w:right w:val="none" w:sz="0" w:space="0" w:color="auto"/>
              </w:divBdr>
            </w:div>
            <w:div w:id="1565484147">
              <w:marLeft w:val="0"/>
              <w:marRight w:val="0"/>
              <w:marTop w:val="0"/>
              <w:marBottom w:val="0"/>
              <w:divBdr>
                <w:top w:val="none" w:sz="0" w:space="0" w:color="auto"/>
                <w:left w:val="none" w:sz="0" w:space="0" w:color="auto"/>
                <w:bottom w:val="none" w:sz="0" w:space="0" w:color="auto"/>
                <w:right w:val="none" w:sz="0" w:space="0" w:color="auto"/>
              </w:divBdr>
            </w:div>
            <w:div w:id="1105805905">
              <w:marLeft w:val="0"/>
              <w:marRight w:val="0"/>
              <w:marTop w:val="0"/>
              <w:marBottom w:val="0"/>
              <w:divBdr>
                <w:top w:val="none" w:sz="0" w:space="0" w:color="auto"/>
                <w:left w:val="none" w:sz="0" w:space="0" w:color="auto"/>
                <w:bottom w:val="none" w:sz="0" w:space="0" w:color="auto"/>
                <w:right w:val="none" w:sz="0" w:space="0" w:color="auto"/>
              </w:divBdr>
            </w:div>
            <w:div w:id="1049694640">
              <w:marLeft w:val="0"/>
              <w:marRight w:val="0"/>
              <w:marTop w:val="0"/>
              <w:marBottom w:val="0"/>
              <w:divBdr>
                <w:top w:val="none" w:sz="0" w:space="0" w:color="auto"/>
                <w:left w:val="none" w:sz="0" w:space="0" w:color="auto"/>
                <w:bottom w:val="none" w:sz="0" w:space="0" w:color="auto"/>
                <w:right w:val="none" w:sz="0" w:space="0" w:color="auto"/>
              </w:divBdr>
            </w:div>
            <w:div w:id="660231584">
              <w:marLeft w:val="0"/>
              <w:marRight w:val="0"/>
              <w:marTop w:val="0"/>
              <w:marBottom w:val="0"/>
              <w:divBdr>
                <w:top w:val="none" w:sz="0" w:space="0" w:color="auto"/>
                <w:left w:val="none" w:sz="0" w:space="0" w:color="auto"/>
                <w:bottom w:val="none" w:sz="0" w:space="0" w:color="auto"/>
                <w:right w:val="none" w:sz="0" w:space="0" w:color="auto"/>
              </w:divBdr>
            </w:div>
            <w:div w:id="141313955">
              <w:marLeft w:val="0"/>
              <w:marRight w:val="0"/>
              <w:marTop w:val="0"/>
              <w:marBottom w:val="0"/>
              <w:divBdr>
                <w:top w:val="none" w:sz="0" w:space="0" w:color="auto"/>
                <w:left w:val="none" w:sz="0" w:space="0" w:color="auto"/>
                <w:bottom w:val="none" w:sz="0" w:space="0" w:color="auto"/>
                <w:right w:val="none" w:sz="0" w:space="0" w:color="auto"/>
              </w:divBdr>
            </w:div>
            <w:div w:id="1173688315">
              <w:marLeft w:val="0"/>
              <w:marRight w:val="0"/>
              <w:marTop w:val="0"/>
              <w:marBottom w:val="0"/>
              <w:divBdr>
                <w:top w:val="none" w:sz="0" w:space="0" w:color="auto"/>
                <w:left w:val="none" w:sz="0" w:space="0" w:color="auto"/>
                <w:bottom w:val="none" w:sz="0" w:space="0" w:color="auto"/>
                <w:right w:val="none" w:sz="0" w:space="0" w:color="auto"/>
              </w:divBdr>
            </w:div>
            <w:div w:id="681978855">
              <w:marLeft w:val="0"/>
              <w:marRight w:val="0"/>
              <w:marTop w:val="0"/>
              <w:marBottom w:val="0"/>
              <w:divBdr>
                <w:top w:val="none" w:sz="0" w:space="0" w:color="auto"/>
                <w:left w:val="none" w:sz="0" w:space="0" w:color="auto"/>
                <w:bottom w:val="none" w:sz="0" w:space="0" w:color="auto"/>
                <w:right w:val="none" w:sz="0" w:space="0" w:color="auto"/>
              </w:divBdr>
            </w:div>
            <w:div w:id="1490293076">
              <w:marLeft w:val="0"/>
              <w:marRight w:val="0"/>
              <w:marTop w:val="0"/>
              <w:marBottom w:val="0"/>
              <w:divBdr>
                <w:top w:val="none" w:sz="0" w:space="0" w:color="auto"/>
                <w:left w:val="none" w:sz="0" w:space="0" w:color="auto"/>
                <w:bottom w:val="none" w:sz="0" w:space="0" w:color="auto"/>
                <w:right w:val="none" w:sz="0" w:space="0" w:color="auto"/>
              </w:divBdr>
            </w:div>
            <w:div w:id="1388724737">
              <w:marLeft w:val="0"/>
              <w:marRight w:val="0"/>
              <w:marTop w:val="0"/>
              <w:marBottom w:val="0"/>
              <w:divBdr>
                <w:top w:val="none" w:sz="0" w:space="0" w:color="auto"/>
                <w:left w:val="none" w:sz="0" w:space="0" w:color="auto"/>
                <w:bottom w:val="none" w:sz="0" w:space="0" w:color="auto"/>
                <w:right w:val="none" w:sz="0" w:space="0" w:color="auto"/>
              </w:divBdr>
            </w:div>
            <w:div w:id="1197621043">
              <w:marLeft w:val="0"/>
              <w:marRight w:val="0"/>
              <w:marTop w:val="0"/>
              <w:marBottom w:val="0"/>
              <w:divBdr>
                <w:top w:val="none" w:sz="0" w:space="0" w:color="auto"/>
                <w:left w:val="none" w:sz="0" w:space="0" w:color="auto"/>
                <w:bottom w:val="none" w:sz="0" w:space="0" w:color="auto"/>
                <w:right w:val="none" w:sz="0" w:space="0" w:color="auto"/>
              </w:divBdr>
            </w:div>
            <w:div w:id="688871389">
              <w:marLeft w:val="0"/>
              <w:marRight w:val="0"/>
              <w:marTop w:val="0"/>
              <w:marBottom w:val="0"/>
              <w:divBdr>
                <w:top w:val="none" w:sz="0" w:space="0" w:color="auto"/>
                <w:left w:val="none" w:sz="0" w:space="0" w:color="auto"/>
                <w:bottom w:val="none" w:sz="0" w:space="0" w:color="auto"/>
                <w:right w:val="none" w:sz="0" w:space="0" w:color="auto"/>
              </w:divBdr>
            </w:div>
            <w:div w:id="1231843016">
              <w:marLeft w:val="0"/>
              <w:marRight w:val="0"/>
              <w:marTop w:val="0"/>
              <w:marBottom w:val="0"/>
              <w:divBdr>
                <w:top w:val="none" w:sz="0" w:space="0" w:color="auto"/>
                <w:left w:val="none" w:sz="0" w:space="0" w:color="auto"/>
                <w:bottom w:val="none" w:sz="0" w:space="0" w:color="auto"/>
                <w:right w:val="none" w:sz="0" w:space="0" w:color="auto"/>
              </w:divBdr>
            </w:div>
            <w:div w:id="163978162">
              <w:marLeft w:val="0"/>
              <w:marRight w:val="0"/>
              <w:marTop w:val="0"/>
              <w:marBottom w:val="0"/>
              <w:divBdr>
                <w:top w:val="none" w:sz="0" w:space="0" w:color="auto"/>
                <w:left w:val="none" w:sz="0" w:space="0" w:color="auto"/>
                <w:bottom w:val="none" w:sz="0" w:space="0" w:color="auto"/>
                <w:right w:val="none" w:sz="0" w:space="0" w:color="auto"/>
              </w:divBdr>
            </w:div>
            <w:div w:id="181284326">
              <w:marLeft w:val="0"/>
              <w:marRight w:val="0"/>
              <w:marTop w:val="0"/>
              <w:marBottom w:val="0"/>
              <w:divBdr>
                <w:top w:val="none" w:sz="0" w:space="0" w:color="auto"/>
                <w:left w:val="none" w:sz="0" w:space="0" w:color="auto"/>
                <w:bottom w:val="none" w:sz="0" w:space="0" w:color="auto"/>
                <w:right w:val="none" w:sz="0" w:space="0" w:color="auto"/>
              </w:divBdr>
            </w:div>
            <w:div w:id="1797026320">
              <w:marLeft w:val="0"/>
              <w:marRight w:val="0"/>
              <w:marTop w:val="0"/>
              <w:marBottom w:val="0"/>
              <w:divBdr>
                <w:top w:val="none" w:sz="0" w:space="0" w:color="auto"/>
                <w:left w:val="none" w:sz="0" w:space="0" w:color="auto"/>
                <w:bottom w:val="none" w:sz="0" w:space="0" w:color="auto"/>
                <w:right w:val="none" w:sz="0" w:space="0" w:color="auto"/>
              </w:divBdr>
            </w:div>
            <w:div w:id="1823153168">
              <w:marLeft w:val="0"/>
              <w:marRight w:val="0"/>
              <w:marTop w:val="0"/>
              <w:marBottom w:val="0"/>
              <w:divBdr>
                <w:top w:val="none" w:sz="0" w:space="0" w:color="auto"/>
                <w:left w:val="none" w:sz="0" w:space="0" w:color="auto"/>
                <w:bottom w:val="none" w:sz="0" w:space="0" w:color="auto"/>
                <w:right w:val="none" w:sz="0" w:space="0" w:color="auto"/>
              </w:divBdr>
            </w:div>
            <w:div w:id="458957867">
              <w:marLeft w:val="0"/>
              <w:marRight w:val="0"/>
              <w:marTop w:val="0"/>
              <w:marBottom w:val="0"/>
              <w:divBdr>
                <w:top w:val="none" w:sz="0" w:space="0" w:color="auto"/>
                <w:left w:val="none" w:sz="0" w:space="0" w:color="auto"/>
                <w:bottom w:val="none" w:sz="0" w:space="0" w:color="auto"/>
                <w:right w:val="none" w:sz="0" w:space="0" w:color="auto"/>
              </w:divBdr>
            </w:div>
            <w:div w:id="217668996">
              <w:marLeft w:val="0"/>
              <w:marRight w:val="0"/>
              <w:marTop w:val="0"/>
              <w:marBottom w:val="0"/>
              <w:divBdr>
                <w:top w:val="none" w:sz="0" w:space="0" w:color="auto"/>
                <w:left w:val="none" w:sz="0" w:space="0" w:color="auto"/>
                <w:bottom w:val="none" w:sz="0" w:space="0" w:color="auto"/>
                <w:right w:val="none" w:sz="0" w:space="0" w:color="auto"/>
              </w:divBdr>
            </w:div>
            <w:div w:id="1103184127">
              <w:marLeft w:val="0"/>
              <w:marRight w:val="0"/>
              <w:marTop w:val="0"/>
              <w:marBottom w:val="0"/>
              <w:divBdr>
                <w:top w:val="none" w:sz="0" w:space="0" w:color="auto"/>
                <w:left w:val="none" w:sz="0" w:space="0" w:color="auto"/>
                <w:bottom w:val="none" w:sz="0" w:space="0" w:color="auto"/>
                <w:right w:val="none" w:sz="0" w:space="0" w:color="auto"/>
              </w:divBdr>
            </w:div>
            <w:div w:id="601642843">
              <w:marLeft w:val="0"/>
              <w:marRight w:val="0"/>
              <w:marTop w:val="0"/>
              <w:marBottom w:val="0"/>
              <w:divBdr>
                <w:top w:val="none" w:sz="0" w:space="0" w:color="auto"/>
                <w:left w:val="none" w:sz="0" w:space="0" w:color="auto"/>
                <w:bottom w:val="none" w:sz="0" w:space="0" w:color="auto"/>
                <w:right w:val="none" w:sz="0" w:space="0" w:color="auto"/>
              </w:divBdr>
            </w:div>
            <w:div w:id="1450277838">
              <w:marLeft w:val="0"/>
              <w:marRight w:val="0"/>
              <w:marTop w:val="0"/>
              <w:marBottom w:val="0"/>
              <w:divBdr>
                <w:top w:val="none" w:sz="0" w:space="0" w:color="auto"/>
                <w:left w:val="none" w:sz="0" w:space="0" w:color="auto"/>
                <w:bottom w:val="none" w:sz="0" w:space="0" w:color="auto"/>
                <w:right w:val="none" w:sz="0" w:space="0" w:color="auto"/>
              </w:divBdr>
            </w:div>
            <w:div w:id="777021880">
              <w:marLeft w:val="0"/>
              <w:marRight w:val="0"/>
              <w:marTop w:val="0"/>
              <w:marBottom w:val="0"/>
              <w:divBdr>
                <w:top w:val="none" w:sz="0" w:space="0" w:color="auto"/>
                <w:left w:val="none" w:sz="0" w:space="0" w:color="auto"/>
                <w:bottom w:val="none" w:sz="0" w:space="0" w:color="auto"/>
                <w:right w:val="none" w:sz="0" w:space="0" w:color="auto"/>
              </w:divBdr>
            </w:div>
            <w:div w:id="1849977081">
              <w:marLeft w:val="0"/>
              <w:marRight w:val="0"/>
              <w:marTop w:val="0"/>
              <w:marBottom w:val="0"/>
              <w:divBdr>
                <w:top w:val="none" w:sz="0" w:space="0" w:color="auto"/>
                <w:left w:val="none" w:sz="0" w:space="0" w:color="auto"/>
                <w:bottom w:val="none" w:sz="0" w:space="0" w:color="auto"/>
                <w:right w:val="none" w:sz="0" w:space="0" w:color="auto"/>
              </w:divBdr>
            </w:div>
            <w:div w:id="1297955768">
              <w:marLeft w:val="0"/>
              <w:marRight w:val="0"/>
              <w:marTop w:val="0"/>
              <w:marBottom w:val="0"/>
              <w:divBdr>
                <w:top w:val="none" w:sz="0" w:space="0" w:color="auto"/>
                <w:left w:val="none" w:sz="0" w:space="0" w:color="auto"/>
                <w:bottom w:val="none" w:sz="0" w:space="0" w:color="auto"/>
                <w:right w:val="none" w:sz="0" w:space="0" w:color="auto"/>
              </w:divBdr>
            </w:div>
            <w:div w:id="636380714">
              <w:marLeft w:val="0"/>
              <w:marRight w:val="0"/>
              <w:marTop w:val="0"/>
              <w:marBottom w:val="0"/>
              <w:divBdr>
                <w:top w:val="none" w:sz="0" w:space="0" w:color="auto"/>
                <w:left w:val="none" w:sz="0" w:space="0" w:color="auto"/>
                <w:bottom w:val="none" w:sz="0" w:space="0" w:color="auto"/>
                <w:right w:val="none" w:sz="0" w:space="0" w:color="auto"/>
              </w:divBdr>
            </w:div>
            <w:div w:id="120342160">
              <w:marLeft w:val="0"/>
              <w:marRight w:val="0"/>
              <w:marTop w:val="0"/>
              <w:marBottom w:val="0"/>
              <w:divBdr>
                <w:top w:val="none" w:sz="0" w:space="0" w:color="auto"/>
                <w:left w:val="none" w:sz="0" w:space="0" w:color="auto"/>
                <w:bottom w:val="none" w:sz="0" w:space="0" w:color="auto"/>
                <w:right w:val="none" w:sz="0" w:space="0" w:color="auto"/>
              </w:divBdr>
            </w:div>
            <w:div w:id="748619214">
              <w:marLeft w:val="0"/>
              <w:marRight w:val="0"/>
              <w:marTop w:val="0"/>
              <w:marBottom w:val="0"/>
              <w:divBdr>
                <w:top w:val="none" w:sz="0" w:space="0" w:color="auto"/>
                <w:left w:val="none" w:sz="0" w:space="0" w:color="auto"/>
                <w:bottom w:val="none" w:sz="0" w:space="0" w:color="auto"/>
                <w:right w:val="none" w:sz="0" w:space="0" w:color="auto"/>
              </w:divBdr>
            </w:div>
            <w:div w:id="877166089">
              <w:marLeft w:val="0"/>
              <w:marRight w:val="0"/>
              <w:marTop w:val="0"/>
              <w:marBottom w:val="0"/>
              <w:divBdr>
                <w:top w:val="none" w:sz="0" w:space="0" w:color="auto"/>
                <w:left w:val="none" w:sz="0" w:space="0" w:color="auto"/>
                <w:bottom w:val="none" w:sz="0" w:space="0" w:color="auto"/>
                <w:right w:val="none" w:sz="0" w:space="0" w:color="auto"/>
              </w:divBdr>
            </w:div>
            <w:div w:id="1024095185">
              <w:marLeft w:val="0"/>
              <w:marRight w:val="0"/>
              <w:marTop w:val="0"/>
              <w:marBottom w:val="0"/>
              <w:divBdr>
                <w:top w:val="none" w:sz="0" w:space="0" w:color="auto"/>
                <w:left w:val="none" w:sz="0" w:space="0" w:color="auto"/>
                <w:bottom w:val="none" w:sz="0" w:space="0" w:color="auto"/>
                <w:right w:val="none" w:sz="0" w:space="0" w:color="auto"/>
              </w:divBdr>
            </w:div>
            <w:div w:id="1132555098">
              <w:marLeft w:val="0"/>
              <w:marRight w:val="0"/>
              <w:marTop w:val="0"/>
              <w:marBottom w:val="0"/>
              <w:divBdr>
                <w:top w:val="none" w:sz="0" w:space="0" w:color="auto"/>
                <w:left w:val="none" w:sz="0" w:space="0" w:color="auto"/>
                <w:bottom w:val="none" w:sz="0" w:space="0" w:color="auto"/>
                <w:right w:val="none" w:sz="0" w:space="0" w:color="auto"/>
              </w:divBdr>
            </w:div>
            <w:div w:id="177542759">
              <w:marLeft w:val="0"/>
              <w:marRight w:val="0"/>
              <w:marTop w:val="0"/>
              <w:marBottom w:val="0"/>
              <w:divBdr>
                <w:top w:val="none" w:sz="0" w:space="0" w:color="auto"/>
                <w:left w:val="none" w:sz="0" w:space="0" w:color="auto"/>
                <w:bottom w:val="none" w:sz="0" w:space="0" w:color="auto"/>
                <w:right w:val="none" w:sz="0" w:space="0" w:color="auto"/>
              </w:divBdr>
            </w:div>
            <w:div w:id="77287010">
              <w:marLeft w:val="0"/>
              <w:marRight w:val="0"/>
              <w:marTop w:val="0"/>
              <w:marBottom w:val="0"/>
              <w:divBdr>
                <w:top w:val="none" w:sz="0" w:space="0" w:color="auto"/>
                <w:left w:val="none" w:sz="0" w:space="0" w:color="auto"/>
                <w:bottom w:val="none" w:sz="0" w:space="0" w:color="auto"/>
                <w:right w:val="none" w:sz="0" w:space="0" w:color="auto"/>
              </w:divBdr>
            </w:div>
            <w:div w:id="561448958">
              <w:marLeft w:val="0"/>
              <w:marRight w:val="0"/>
              <w:marTop w:val="0"/>
              <w:marBottom w:val="0"/>
              <w:divBdr>
                <w:top w:val="none" w:sz="0" w:space="0" w:color="auto"/>
                <w:left w:val="none" w:sz="0" w:space="0" w:color="auto"/>
                <w:bottom w:val="none" w:sz="0" w:space="0" w:color="auto"/>
                <w:right w:val="none" w:sz="0" w:space="0" w:color="auto"/>
              </w:divBdr>
            </w:div>
            <w:div w:id="769205387">
              <w:marLeft w:val="0"/>
              <w:marRight w:val="0"/>
              <w:marTop w:val="0"/>
              <w:marBottom w:val="0"/>
              <w:divBdr>
                <w:top w:val="none" w:sz="0" w:space="0" w:color="auto"/>
                <w:left w:val="none" w:sz="0" w:space="0" w:color="auto"/>
                <w:bottom w:val="none" w:sz="0" w:space="0" w:color="auto"/>
                <w:right w:val="none" w:sz="0" w:space="0" w:color="auto"/>
              </w:divBdr>
            </w:div>
            <w:div w:id="177542372">
              <w:marLeft w:val="0"/>
              <w:marRight w:val="0"/>
              <w:marTop w:val="0"/>
              <w:marBottom w:val="0"/>
              <w:divBdr>
                <w:top w:val="none" w:sz="0" w:space="0" w:color="auto"/>
                <w:left w:val="none" w:sz="0" w:space="0" w:color="auto"/>
                <w:bottom w:val="none" w:sz="0" w:space="0" w:color="auto"/>
                <w:right w:val="none" w:sz="0" w:space="0" w:color="auto"/>
              </w:divBdr>
            </w:div>
            <w:div w:id="39207460">
              <w:marLeft w:val="0"/>
              <w:marRight w:val="0"/>
              <w:marTop w:val="0"/>
              <w:marBottom w:val="0"/>
              <w:divBdr>
                <w:top w:val="none" w:sz="0" w:space="0" w:color="auto"/>
                <w:left w:val="none" w:sz="0" w:space="0" w:color="auto"/>
                <w:bottom w:val="none" w:sz="0" w:space="0" w:color="auto"/>
                <w:right w:val="none" w:sz="0" w:space="0" w:color="auto"/>
              </w:divBdr>
            </w:div>
            <w:div w:id="1850563258">
              <w:marLeft w:val="0"/>
              <w:marRight w:val="0"/>
              <w:marTop w:val="0"/>
              <w:marBottom w:val="0"/>
              <w:divBdr>
                <w:top w:val="none" w:sz="0" w:space="0" w:color="auto"/>
                <w:left w:val="none" w:sz="0" w:space="0" w:color="auto"/>
                <w:bottom w:val="none" w:sz="0" w:space="0" w:color="auto"/>
                <w:right w:val="none" w:sz="0" w:space="0" w:color="auto"/>
              </w:divBdr>
            </w:div>
            <w:div w:id="1086732506">
              <w:marLeft w:val="0"/>
              <w:marRight w:val="0"/>
              <w:marTop w:val="0"/>
              <w:marBottom w:val="0"/>
              <w:divBdr>
                <w:top w:val="none" w:sz="0" w:space="0" w:color="auto"/>
                <w:left w:val="none" w:sz="0" w:space="0" w:color="auto"/>
                <w:bottom w:val="none" w:sz="0" w:space="0" w:color="auto"/>
                <w:right w:val="none" w:sz="0" w:space="0" w:color="auto"/>
              </w:divBdr>
            </w:div>
            <w:div w:id="481236173">
              <w:marLeft w:val="0"/>
              <w:marRight w:val="0"/>
              <w:marTop w:val="0"/>
              <w:marBottom w:val="0"/>
              <w:divBdr>
                <w:top w:val="none" w:sz="0" w:space="0" w:color="auto"/>
                <w:left w:val="none" w:sz="0" w:space="0" w:color="auto"/>
                <w:bottom w:val="none" w:sz="0" w:space="0" w:color="auto"/>
                <w:right w:val="none" w:sz="0" w:space="0" w:color="auto"/>
              </w:divBdr>
            </w:div>
            <w:div w:id="300231546">
              <w:marLeft w:val="0"/>
              <w:marRight w:val="0"/>
              <w:marTop w:val="0"/>
              <w:marBottom w:val="0"/>
              <w:divBdr>
                <w:top w:val="none" w:sz="0" w:space="0" w:color="auto"/>
                <w:left w:val="none" w:sz="0" w:space="0" w:color="auto"/>
                <w:bottom w:val="none" w:sz="0" w:space="0" w:color="auto"/>
                <w:right w:val="none" w:sz="0" w:space="0" w:color="auto"/>
              </w:divBdr>
            </w:div>
            <w:div w:id="1834375670">
              <w:marLeft w:val="0"/>
              <w:marRight w:val="0"/>
              <w:marTop w:val="0"/>
              <w:marBottom w:val="0"/>
              <w:divBdr>
                <w:top w:val="none" w:sz="0" w:space="0" w:color="auto"/>
                <w:left w:val="none" w:sz="0" w:space="0" w:color="auto"/>
                <w:bottom w:val="none" w:sz="0" w:space="0" w:color="auto"/>
                <w:right w:val="none" w:sz="0" w:space="0" w:color="auto"/>
              </w:divBdr>
            </w:div>
            <w:div w:id="1522861426">
              <w:marLeft w:val="0"/>
              <w:marRight w:val="0"/>
              <w:marTop w:val="0"/>
              <w:marBottom w:val="0"/>
              <w:divBdr>
                <w:top w:val="none" w:sz="0" w:space="0" w:color="auto"/>
                <w:left w:val="none" w:sz="0" w:space="0" w:color="auto"/>
                <w:bottom w:val="none" w:sz="0" w:space="0" w:color="auto"/>
                <w:right w:val="none" w:sz="0" w:space="0" w:color="auto"/>
              </w:divBdr>
            </w:div>
            <w:div w:id="2090929344">
              <w:marLeft w:val="0"/>
              <w:marRight w:val="0"/>
              <w:marTop w:val="0"/>
              <w:marBottom w:val="0"/>
              <w:divBdr>
                <w:top w:val="none" w:sz="0" w:space="0" w:color="auto"/>
                <w:left w:val="none" w:sz="0" w:space="0" w:color="auto"/>
                <w:bottom w:val="none" w:sz="0" w:space="0" w:color="auto"/>
                <w:right w:val="none" w:sz="0" w:space="0" w:color="auto"/>
              </w:divBdr>
            </w:div>
            <w:div w:id="1040127852">
              <w:marLeft w:val="0"/>
              <w:marRight w:val="0"/>
              <w:marTop w:val="0"/>
              <w:marBottom w:val="0"/>
              <w:divBdr>
                <w:top w:val="none" w:sz="0" w:space="0" w:color="auto"/>
                <w:left w:val="none" w:sz="0" w:space="0" w:color="auto"/>
                <w:bottom w:val="none" w:sz="0" w:space="0" w:color="auto"/>
                <w:right w:val="none" w:sz="0" w:space="0" w:color="auto"/>
              </w:divBdr>
            </w:div>
            <w:div w:id="410277752">
              <w:marLeft w:val="0"/>
              <w:marRight w:val="0"/>
              <w:marTop w:val="0"/>
              <w:marBottom w:val="0"/>
              <w:divBdr>
                <w:top w:val="none" w:sz="0" w:space="0" w:color="auto"/>
                <w:left w:val="none" w:sz="0" w:space="0" w:color="auto"/>
                <w:bottom w:val="none" w:sz="0" w:space="0" w:color="auto"/>
                <w:right w:val="none" w:sz="0" w:space="0" w:color="auto"/>
              </w:divBdr>
            </w:div>
            <w:div w:id="971440495">
              <w:marLeft w:val="0"/>
              <w:marRight w:val="0"/>
              <w:marTop w:val="0"/>
              <w:marBottom w:val="0"/>
              <w:divBdr>
                <w:top w:val="none" w:sz="0" w:space="0" w:color="auto"/>
                <w:left w:val="none" w:sz="0" w:space="0" w:color="auto"/>
                <w:bottom w:val="none" w:sz="0" w:space="0" w:color="auto"/>
                <w:right w:val="none" w:sz="0" w:space="0" w:color="auto"/>
              </w:divBdr>
            </w:div>
            <w:div w:id="431554950">
              <w:marLeft w:val="0"/>
              <w:marRight w:val="0"/>
              <w:marTop w:val="0"/>
              <w:marBottom w:val="0"/>
              <w:divBdr>
                <w:top w:val="none" w:sz="0" w:space="0" w:color="auto"/>
                <w:left w:val="none" w:sz="0" w:space="0" w:color="auto"/>
                <w:bottom w:val="none" w:sz="0" w:space="0" w:color="auto"/>
                <w:right w:val="none" w:sz="0" w:space="0" w:color="auto"/>
              </w:divBdr>
            </w:div>
            <w:div w:id="2047244611">
              <w:marLeft w:val="0"/>
              <w:marRight w:val="0"/>
              <w:marTop w:val="0"/>
              <w:marBottom w:val="0"/>
              <w:divBdr>
                <w:top w:val="none" w:sz="0" w:space="0" w:color="auto"/>
                <w:left w:val="none" w:sz="0" w:space="0" w:color="auto"/>
                <w:bottom w:val="none" w:sz="0" w:space="0" w:color="auto"/>
                <w:right w:val="none" w:sz="0" w:space="0" w:color="auto"/>
              </w:divBdr>
            </w:div>
            <w:div w:id="768309751">
              <w:marLeft w:val="0"/>
              <w:marRight w:val="0"/>
              <w:marTop w:val="0"/>
              <w:marBottom w:val="0"/>
              <w:divBdr>
                <w:top w:val="none" w:sz="0" w:space="0" w:color="auto"/>
                <w:left w:val="none" w:sz="0" w:space="0" w:color="auto"/>
                <w:bottom w:val="none" w:sz="0" w:space="0" w:color="auto"/>
                <w:right w:val="none" w:sz="0" w:space="0" w:color="auto"/>
              </w:divBdr>
            </w:div>
            <w:div w:id="761145268">
              <w:marLeft w:val="0"/>
              <w:marRight w:val="0"/>
              <w:marTop w:val="0"/>
              <w:marBottom w:val="0"/>
              <w:divBdr>
                <w:top w:val="none" w:sz="0" w:space="0" w:color="auto"/>
                <w:left w:val="none" w:sz="0" w:space="0" w:color="auto"/>
                <w:bottom w:val="none" w:sz="0" w:space="0" w:color="auto"/>
                <w:right w:val="none" w:sz="0" w:space="0" w:color="auto"/>
              </w:divBdr>
            </w:div>
            <w:div w:id="672533172">
              <w:marLeft w:val="0"/>
              <w:marRight w:val="0"/>
              <w:marTop w:val="0"/>
              <w:marBottom w:val="0"/>
              <w:divBdr>
                <w:top w:val="none" w:sz="0" w:space="0" w:color="auto"/>
                <w:left w:val="none" w:sz="0" w:space="0" w:color="auto"/>
                <w:bottom w:val="none" w:sz="0" w:space="0" w:color="auto"/>
                <w:right w:val="none" w:sz="0" w:space="0" w:color="auto"/>
              </w:divBdr>
            </w:div>
            <w:div w:id="411046482">
              <w:marLeft w:val="0"/>
              <w:marRight w:val="0"/>
              <w:marTop w:val="0"/>
              <w:marBottom w:val="0"/>
              <w:divBdr>
                <w:top w:val="none" w:sz="0" w:space="0" w:color="auto"/>
                <w:left w:val="none" w:sz="0" w:space="0" w:color="auto"/>
                <w:bottom w:val="none" w:sz="0" w:space="0" w:color="auto"/>
                <w:right w:val="none" w:sz="0" w:space="0" w:color="auto"/>
              </w:divBdr>
            </w:div>
            <w:div w:id="1529752942">
              <w:marLeft w:val="0"/>
              <w:marRight w:val="0"/>
              <w:marTop w:val="0"/>
              <w:marBottom w:val="0"/>
              <w:divBdr>
                <w:top w:val="none" w:sz="0" w:space="0" w:color="auto"/>
                <w:left w:val="none" w:sz="0" w:space="0" w:color="auto"/>
                <w:bottom w:val="none" w:sz="0" w:space="0" w:color="auto"/>
                <w:right w:val="none" w:sz="0" w:space="0" w:color="auto"/>
              </w:divBdr>
            </w:div>
            <w:div w:id="1745713540">
              <w:marLeft w:val="0"/>
              <w:marRight w:val="0"/>
              <w:marTop w:val="0"/>
              <w:marBottom w:val="0"/>
              <w:divBdr>
                <w:top w:val="none" w:sz="0" w:space="0" w:color="auto"/>
                <w:left w:val="none" w:sz="0" w:space="0" w:color="auto"/>
                <w:bottom w:val="none" w:sz="0" w:space="0" w:color="auto"/>
                <w:right w:val="none" w:sz="0" w:space="0" w:color="auto"/>
              </w:divBdr>
            </w:div>
            <w:div w:id="1449547019">
              <w:marLeft w:val="0"/>
              <w:marRight w:val="0"/>
              <w:marTop w:val="0"/>
              <w:marBottom w:val="0"/>
              <w:divBdr>
                <w:top w:val="none" w:sz="0" w:space="0" w:color="auto"/>
                <w:left w:val="none" w:sz="0" w:space="0" w:color="auto"/>
                <w:bottom w:val="none" w:sz="0" w:space="0" w:color="auto"/>
                <w:right w:val="none" w:sz="0" w:space="0" w:color="auto"/>
              </w:divBdr>
            </w:div>
            <w:div w:id="462312744">
              <w:marLeft w:val="0"/>
              <w:marRight w:val="0"/>
              <w:marTop w:val="0"/>
              <w:marBottom w:val="0"/>
              <w:divBdr>
                <w:top w:val="none" w:sz="0" w:space="0" w:color="auto"/>
                <w:left w:val="none" w:sz="0" w:space="0" w:color="auto"/>
                <w:bottom w:val="none" w:sz="0" w:space="0" w:color="auto"/>
                <w:right w:val="none" w:sz="0" w:space="0" w:color="auto"/>
              </w:divBdr>
            </w:div>
            <w:div w:id="66150781">
              <w:marLeft w:val="0"/>
              <w:marRight w:val="0"/>
              <w:marTop w:val="0"/>
              <w:marBottom w:val="0"/>
              <w:divBdr>
                <w:top w:val="none" w:sz="0" w:space="0" w:color="auto"/>
                <w:left w:val="none" w:sz="0" w:space="0" w:color="auto"/>
                <w:bottom w:val="none" w:sz="0" w:space="0" w:color="auto"/>
                <w:right w:val="none" w:sz="0" w:space="0" w:color="auto"/>
              </w:divBdr>
            </w:div>
            <w:div w:id="775903232">
              <w:marLeft w:val="0"/>
              <w:marRight w:val="0"/>
              <w:marTop w:val="0"/>
              <w:marBottom w:val="0"/>
              <w:divBdr>
                <w:top w:val="none" w:sz="0" w:space="0" w:color="auto"/>
                <w:left w:val="none" w:sz="0" w:space="0" w:color="auto"/>
                <w:bottom w:val="none" w:sz="0" w:space="0" w:color="auto"/>
                <w:right w:val="none" w:sz="0" w:space="0" w:color="auto"/>
              </w:divBdr>
            </w:div>
            <w:div w:id="702747749">
              <w:marLeft w:val="0"/>
              <w:marRight w:val="0"/>
              <w:marTop w:val="0"/>
              <w:marBottom w:val="0"/>
              <w:divBdr>
                <w:top w:val="none" w:sz="0" w:space="0" w:color="auto"/>
                <w:left w:val="none" w:sz="0" w:space="0" w:color="auto"/>
                <w:bottom w:val="none" w:sz="0" w:space="0" w:color="auto"/>
                <w:right w:val="none" w:sz="0" w:space="0" w:color="auto"/>
              </w:divBdr>
            </w:div>
            <w:div w:id="1922368587">
              <w:marLeft w:val="0"/>
              <w:marRight w:val="0"/>
              <w:marTop w:val="0"/>
              <w:marBottom w:val="0"/>
              <w:divBdr>
                <w:top w:val="none" w:sz="0" w:space="0" w:color="auto"/>
                <w:left w:val="none" w:sz="0" w:space="0" w:color="auto"/>
                <w:bottom w:val="none" w:sz="0" w:space="0" w:color="auto"/>
                <w:right w:val="none" w:sz="0" w:space="0" w:color="auto"/>
              </w:divBdr>
            </w:div>
            <w:div w:id="1206673546">
              <w:marLeft w:val="0"/>
              <w:marRight w:val="0"/>
              <w:marTop w:val="0"/>
              <w:marBottom w:val="0"/>
              <w:divBdr>
                <w:top w:val="none" w:sz="0" w:space="0" w:color="auto"/>
                <w:left w:val="none" w:sz="0" w:space="0" w:color="auto"/>
                <w:bottom w:val="none" w:sz="0" w:space="0" w:color="auto"/>
                <w:right w:val="none" w:sz="0" w:space="0" w:color="auto"/>
              </w:divBdr>
            </w:div>
            <w:div w:id="1131021503">
              <w:marLeft w:val="0"/>
              <w:marRight w:val="0"/>
              <w:marTop w:val="0"/>
              <w:marBottom w:val="0"/>
              <w:divBdr>
                <w:top w:val="none" w:sz="0" w:space="0" w:color="auto"/>
                <w:left w:val="none" w:sz="0" w:space="0" w:color="auto"/>
                <w:bottom w:val="none" w:sz="0" w:space="0" w:color="auto"/>
                <w:right w:val="none" w:sz="0" w:space="0" w:color="auto"/>
              </w:divBdr>
            </w:div>
            <w:div w:id="384180395">
              <w:marLeft w:val="0"/>
              <w:marRight w:val="0"/>
              <w:marTop w:val="0"/>
              <w:marBottom w:val="0"/>
              <w:divBdr>
                <w:top w:val="none" w:sz="0" w:space="0" w:color="auto"/>
                <w:left w:val="none" w:sz="0" w:space="0" w:color="auto"/>
                <w:bottom w:val="none" w:sz="0" w:space="0" w:color="auto"/>
                <w:right w:val="none" w:sz="0" w:space="0" w:color="auto"/>
              </w:divBdr>
            </w:div>
            <w:div w:id="1200119208">
              <w:marLeft w:val="0"/>
              <w:marRight w:val="0"/>
              <w:marTop w:val="0"/>
              <w:marBottom w:val="0"/>
              <w:divBdr>
                <w:top w:val="none" w:sz="0" w:space="0" w:color="auto"/>
                <w:left w:val="none" w:sz="0" w:space="0" w:color="auto"/>
                <w:bottom w:val="none" w:sz="0" w:space="0" w:color="auto"/>
                <w:right w:val="none" w:sz="0" w:space="0" w:color="auto"/>
              </w:divBdr>
            </w:div>
            <w:div w:id="555900372">
              <w:marLeft w:val="0"/>
              <w:marRight w:val="0"/>
              <w:marTop w:val="0"/>
              <w:marBottom w:val="0"/>
              <w:divBdr>
                <w:top w:val="none" w:sz="0" w:space="0" w:color="auto"/>
                <w:left w:val="none" w:sz="0" w:space="0" w:color="auto"/>
                <w:bottom w:val="none" w:sz="0" w:space="0" w:color="auto"/>
                <w:right w:val="none" w:sz="0" w:space="0" w:color="auto"/>
              </w:divBdr>
            </w:div>
            <w:div w:id="1142230654">
              <w:marLeft w:val="0"/>
              <w:marRight w:val="0"/>
              <w:marTop w:val="0"/>
              <w:marBottom w:val="0"/>
              <w:divBdr>
                <w:top w:val="none" w:sz="0" w:space="0" w:color="auto"/>
                <w:left w:val="none" w:sz="0" w:space="0" w:color="auto"/>
                <w:bottom w:val="none" w:sz="0" w:space="0" w:color="auto"/>
                <w:right w:val="none" w:sz="0" w:space="0" w:color="auto"/>
              </w:divBdr>
            </w:div>
            <w:div w:id="2120835441">
              <w:marLeft w:val="0"/>
              <w:marRight w:val="0"/>
              <w:marTop w:val="0"/>
              <w:marBottom w:val="0"/>
              <w:divBdr>
                <w:top w:val="none" w:sz="0" w:space="0" w:color="auto"/>
                <w:left w:val="none" w:sz="0" w:space="0" w:color="auto"/>
                <w:bottom w:val="none" w:sz="0" w:space="0" w:color="auto"/>
                <w:right w:val="none" w:sz="0" w:space="0" w:color="auto"/>
              </w:divBdr>
            </w:div>
            <w:div w:id="1414164642">
              <w:marLeft w:val="0"/>
              <w:marRight w:val="0"/>
              <w:marTop w:val="0"/>
              <w:marBottom w:val="0"/>
              <w:divBdr>
                <w:top w:val="none" w:sz="0" w:space="0" w:color="auto"/>
                <w:left w:val="none" w:sz="0" w:space="0" w:color="auto"/>
                <w:bottom w:val="none" w:sz="0" w:space="0" w:color="auto"/>
                <w:right w:val="none" w:sz="0" w:space="0" w:color="auto"/>
              </w:divBdr>
            </w:div>
            <w:div w:id="629701082">
              <w:marLeft w:val="0"/>
              <w:marRight w:val="0"/>
              <w:marTop w:val="0"/>
              <w:marBottom w:val="0"/>
              <w:divBdr>
                <w:top w:val="none" w:sz="0" w:space="0" w:color="auto"/>
                <w:left w:val="none" w:sz="0" w:space="0" w:color="auto"/>
                <w:bottom w:val="none" w:sz="0" w:space="0" w:color="auto"/>
                <w:right w:val="none" w:sz="0" w:space="0" w:color="auto"/>
              </w:divBdr>
            </w:div>
            <w:div w:id="1109163940">
              <w:marLeft w:val="0"/>
              <w:marRight w:val="0"/>
              <w:marTop w:val="0"/>
              <w:marBottom w:val="0"/>
              <w:divBdr>
                <w:top w:val="none" w:sz="0" w:space="0" w:color="auto"/>
                <w:left w:val="none" w:sz="0" w:space="0" w:color="auto"/>
                <w:bottom w:val="none" w:sz="0" w:space="0" w:color="auto"/>
                <w:right w:val="none" w:sz="0" w:space="0" w:color="auto"/>
              </w:divBdr>
            </w:div>
            <w:div w:id="1933078200">
              <w:marLeft w:val="0"/>
              <w:marRight w:val="0"/>
              <w:marTop w:val="0"/>
              <w:marBottom w:val="0"/>
              <w:divBdr>
                <w:top w:val="none" w:sz="0" w:space="0" w:color="auto"/>
                <w:left w:val="none" w:sz="0" w:space="0" w:color="auto"/>
                <w:bottom w:val="none" w:sz="0" w:space="0" w:color="auto"/>
                <w:right w:val="none" w:sz="0" w:space="0" w:color="auto"/>
              </w:divBdr>
            </w:div>
            <w:div w:id="660429946">
              <w:marLeft w:val="0"/>
              <w:marRight w:val="0"/>
              <w:marTop w:val="0"/>
              <w:marBottom w:val="0"/>
              <w:divBdr>
                <w:top w:val="none" w:sz="0" w:space="0" w:color="auto"/>
                <w:left w:val="none" w:sz="0" w:space="0" w:color="auto"/>
                <w:bottom w:val="none" w:sz="0" w:space="0" w:color="auto"/>
                <w:right w:val="none" w:sz="0" w:space="0" w:color="auto"/>
              </w:divBdr>
            </w:div>
            <w:div w:id="1776166469">
              <w:marLeft w:val="0"/>
              <w:marRight w:val="0"/>
              <w:marTop w:val="0"/>
              <w:marBottom w:val="0"/>
              <w:divBdr>
                <w:top w:val="none" w:sz="0" w:space="0" w:color="auto"/>
                <w:left w:val="none" w:sz="0" w:space="0" w:color="auto"/>
                <w:bottom w:val="none" w:sz="0" w:space="0" w:color="auto"/>
                <w:right w:val="none" w:sz="0" w:space="0" w:color="auto"/>
              </w:divBdr>
            </w:div>
            <w:div w:id="626081145">
              <w:marLeft w:val="0"/>
              <w:marRight w:val="0"/>
              <w:marTop w:val="0"/>
              <w:marBottom w:val="0"/>
              <w:divBdr>
                <w:top w:val="none" w:sz="0" w:space="0" w:color="auto"/>
                <w:left w:val="none" w:sz="0" w:space="0" w:color="auto"/>
                <w:bottom w:val="none" w:sz="0" w:space="0" w:color="auto"/>
                <w:right w:val="none" w:sz="0" w:space="0" w:color="auto"/>
              </w:divBdr>
            </w:div>
            <w:div w:id="1976520134">
              <w:marLeft w:val="0"/>
              <w:marRight w:val="0"/>
              <w:marTop w:val="0"/>
              <w:marBottom w:val="0"/>
              <w:divBdr>
                <w:top w:val="none" w:sz="0" w:space="0" w:color="auto"/>
                <w:left w:val="none" w:sz="0" w:space="0" w:color="auto"/>
                <w:bottom w:val="none" w:sz="0" w:space="0" w:color="auto"/>
                <w:right w:val="none" w:sz="0" w:space="0" w:color="auto"/>
              </w:divBdr>
            </w:div>
            <w:div w:id="1127236379">
              <w:marLeft w:val="0"/>
              <w:marRight w:val="0"/>
              <w:marTop w:val="0"/>
              <w:marBottom w:val="0"/>
              <w:divBdr>
                <w:top w:val="none" w:sz="0" w:space="0" w:color="auto"/>
                <w:left w:val="none" w:sz="0" w:space="0" w:color="auto"/>
                <w:bottom w:val="none" w:sz="0" w:space="0" w:color="auto"/>
                <w:right w:val="none" w:sz="0" w:space="0" w:color="auto"/>
              </w:divBdr>
            </w:div>
            <w:div w:id="2046051691">
              <w:marLeft w:val="0"/>
              <w:marRight w:val="0"/>
              <w:marTop w:val="0"/>
              <w:marBottom w:val="0"/>
              <w:divBdr>
                <w:top w:val="none" w:sz="0" w:space="0" w:color="auto"/>
                <w:left w:val="none" w:sz="0" w:space="0" w:color="auto"/>
                <w:bottom w:val="none" w:sz="0" w:space="0" w:color="auto"/>
                <w:right w:val="none" w:sz="0" w:space="0" w:color="auto"/>
              </w:divBdr>
            </w:div>
            <w:div w:id="1181164634">
              <w:marLeft w:val="0"/>
              <w:marRight w:val="0"/>
              <w:marTop w:val="0"/>
              <w:marBottom w:val="0"/>
              <w:divBdr>
                <w:top w:val="none" w:sz="0" w:space="0" w:color="auto"/>
                <w:left w:val="none" w:sz="0" w:space="0" w:color="auto"/>
                <w:bottom w:val="none" w:sz="0" w:space="0" w:color="auto"/>
                <w:right w:val="none" w:sz="0" w:space="0" w:color="auto"/>
              </w:divBdr>
            </w:div>
            <w:div w:id="611324914">
              <w:marLeft w:val="0"/>
              <w:marRight w:val="0"/>
              <w:marTop w:val="0"/>
              <w:marBottom w:val="0"/>
              <w:divBdr>
                <w:top w:val="none" w:sz="0" w:space="0" w:color="auto"/>
                <w:left w:val="none" w:sz="0" w:space="0" w:color="auto"/>
                <w:bottom w:val="none" w:sz="0" w:space="0" w:color="auto"/>
                <w:right w:val="none" w:sz="0" w:space="0" w:color="auto"/>
              </w:divBdr>
            </w:div>
            <w:div w:id="807667077">
              <w:marLeft w:val="0"/>
              <w:marRight w:val="0"/>
              <w:marTop w:val="0"/>
              <w:marBottom w:val="0"/>
              <w:divBdr>
                <w:top w:val="none" w:sz="0" w:space="0" w:color="auto"/>
                <w:left w:val="none" w:sz="0" w:space="0" w:color="auto"/>
                <w:bottom w:val="none" w:sz="0" w:space="0" w:color="auto"/>
                <w:right w:val="none" w:sz="0" w:space="0" w:color="auto"/>
              </w:divBdr>
            </w:div>
            <w:div w:id="1056784743">
              <w:marLeft w:val="0"/>
              <w:marRight w:val="0"/>
              <w:marTop w:val="0"/>
              <w:marBottom w:val="0"/>
              <w:divBdr>
                <w:top w:val="none" w:sz="0" w:space="0" w:color="auto"/>
                <w:left w:val="none" w:sz="0" w:space="0" w:color="auto"/>
                <w:bottom w:val="none" w:sz="0" w:space="0" w:color="auto"/>
                <w:right w:val="none" w:sz="0" w:space="0" w:color="auto"/>
              </w:divBdr>
            </w:div>
            <w:div w:id="607272456">
              <w:marLeft w:val="0"/>
              <w:marRight w:val="0"/>
              <w:marTop w:val="0"/>
              <w:marBottom w:val="0"/>
              <w:divBdr>
                <w:top w:val="none" w:sz="0" w:space="0" w:color="auto"/>
                <w:left w:val="none" w:sz="0" w:space="0" w:color="auto"/>
                <w:bottom w:val="none" w:sz="0" w:space="0" w:color="auto"/>
                <w:right w:val="none" w:sz="0" w:space="0" w:color="auto"/>
              </w:divBdr>
            </w:div>
            <w:div w:id="1563177536">
              <w:marLeft w:val="0"/>
              <w:marRight w:val="0"/>
              <w:marTop w:val="0"/>
              <w:marBottom w:val="0"/>
              <w:divBdr>
                <w:top w:val="none" w:sz="0" w:space="0" w:color="auto"/>
                <w:left w:val="none" w:sz="0" w:space="0" w:color="auto"/>
                <w:bottom w:val="none" w:sz="0" w:space="0" w:color="auto"/>
                <w:right w:val="none" w:sz="0" w:space="0" w:color="auto"/>
              </w:divBdr>
            </w:div>
            <w:div w:id="1742022238">
              <w:marLeft w:val="0"/>
              <w:marRight w:val="0"/>
              <w:marTop w:val="0"/>
              <w:marBottom w:val="0"/>
              <w:divBdr>
                <w:top w:val="none" w:sz="0" w:space="0" w:color="auto"/>
                <w:left w:val="none" w:sz="0" w:space="0" w:color="auto"/>
                <w:bottom w:val="none" w:sz="0" w:space="0" w:color="auto"/>
                <w:right w:val="none" w:sz="0" w:space="0" w:color="auto"/>
              </w:divBdr>
            </w:div>
            <w:div w:id="1872037218">
              <w:marLeft w:val="0"/>
              <w:marRight w:val="0"/>
              <w:marTop w:val="0"/>
              <w:marBottom w:val="0"/>
              <w:divBdr>
                <w:top w:val="none" w:sz="0" w:space="0" w:color="auto"/>
                <w:left w:val="none" w:sz="0" w:space="0" w:color="auto"/>
                <w:bottom w:val="none" w:sz="0" w:space="0" w:color="auto"/>
                <w:right w:val="none" w:sz="0" w:space="0" w:color="auto"/>
              </w:divBdr>
            </w:div>
            <w:div w:id="57633185">
              <w:marLeft w:val="0"/>
              <w:marRight w:val="0"/>
              <w:marTop w:val="0"/>
              <w:marBottom w:val="0"/>
              <w:divBdr>
                <w:top w:val="none" w:sz="0" w:space="0" w:color="auto"/>
                <w:left w:val="none" w:sz="0" w:space="0" w:color="auto"/>
                <w:bottom w:val="none" w:sz="0" w:space="0" w:color="auto"/>
                <w:right w:val="none" w:sz="0" w:space="0" w:color="auto"/>
              </w:divBdr>
            </w:div>
            <w:div w:id="1508639564">
              <w:marLeft w:val="0"/>
              <w:marRight w:val="0"/>
              <w:marTop w:val="0"/>
              <w:marBottom w:val="0"/>
              <w:divBdr>
                <w:top w:val="none" w:sz="0" w:space="0" w:color="auto"/>
                <w:left w:val="none" w:sz="0" w:space="0" w:color="auto"/>
                <w:bottom w:val="none" w:sz="0" w:space="0" w:color="auto"/>
                <w:right w:val="none" w:sz="0" w:space="0" w:color="auto"/>
              </w:divBdr>
            </w:div>
            <w:div w:id="229123345">
              <w:marLeft w:val="0"/>
              <w:marRight w:val="0"/>
              <w:marTop w:val="0"/>
              <w:marBottom w:val="0"/>
              <w:divBdr>
                <w:top w:val="none" w:sz="0" w:space="0" w:color="auto"/>
                <w:left w:val="none" w:sz="0" w:space="0" w:color="auto"/>
                <w:bottom w:val="none" w:sz="0" w:space="0" w:color="auto"/>
                <w:right w:val="none" w:sz="0" w:space="0" w:color="auto"/>
              </w:divBdr>
            </w:div>
            <w:div w:id="443964632">
              <w:marLeft w:val="0"/>
              <w:marRight w:val="0"/>
              <w:marTop w:val="0"/>
              <w:marBottom w:val="0"/>
              <w:divBdr>
                <w:top w:val="none" w:sz="0" w:space="0" w:color="auto"/>
                <w:left w:val="none" w:sz="0" w:space="0" w:color="auto"/>
                <w:bottom w:val="none" w:sz="0" w:space="0" w:color="auto"/>
                <w:right w:val="none" w:sz="0" w:space="0" w:color="auto"/>
              </w:divBdr>
            </w:div>
            <w:div w:id="1534004159">
              <w:marLeft w:val="0"/>
              <w:marRight w:val="0"/>
              <w:marTop w:val="0"/>
              <w:marBottom w:val="0"/>
              <w:divBdr>
                <w:top w:val="none" w:sz="0" w:space="0" w:color="auto"/>
                <w:left w:val="none" w:sz="0" w:space="0" w:color="auto"/>
                <w:bottom w:val="none" w:sz="0" w:space="0" w:color="auto"/>
                <w:right w:val="none" w:sz="0" w:space="0" w:color="auto"/>
              </w:divBdr>
            </w:div>
            <w:div w:id="903563401">
              <w:marLeft w:val="0"/>
              <w:marRight w:val="0"/>
              <w:marTop w:val="0"/>
              <w:marBottom w:val="0"/>
              <w:divBdr>
                <w:top w:val="none" w:sz="0" w:space="0" w:color="auto"/>
                <w:left w:val="none" w:sz="0" w:space="0" w:color="auto"/>
                <w:bottom w:val="none" w:sz="0" w:space="0" w:color="auto"/>
                <w:right w:val="none" w:sz="0" w:space="0" w:color="auto"/>
              </w:divBdr>
            </w:div>
            <w:div w:id="1586107198">
              <w:marLeft w:val="0"/>
              <w:marRight w:val="0"/>
              <w:marTop w:val="0"/>
              <w:marBottom w:val="0"/>
              <w:divBdr>
                <w:top w:val="none" w:sz="0" w:space="0" w:color="auto"/>
                <w:left w:val="none" w:sz="0" w:space="0" w:color="auto"/>
                <w:bottom w:val="none" w:sz="0" w:space="0" w:color="auto"/>
                <w:right w:val="none" w:sz="0" w:space="0" w:color="auto"/>
              </w:divBdr>
            </w:div>
            <w:div w:id="828591681">
              <w:marLeft w:val="0"/>
              <w:marRight w:val="0"/>
              <w:marTop w:val="0"/>
              <w:marBottom w:val="0"/>
              <w:divBdr>
                <w:top w:val="none" w:sz="0" w:space="0" w:color="auto"/>
                <w:left w:val="none" w:sz="0" w:space="0" w:color="auto"/>
                <w:bottom w:val="none" w:sz="0" w:space="0" w:color="auto"/>
                <w:right w:val="none" w:sz="0" w:space="0" w:color="auto"/>
              </w:divBdr>
            </w:div>
            <w:div w:id="579952012">
              <w:marLeft w:val="0"/>
              <w:marRight w:val="0"/>
              <w:marTop w:val="0"/>
              <w:marBottom w:val="0"/>
              <w:divBdr>
                <w:top w:val="none" w:sz="0" w:space="0" w:color="auto"/>
                <w:left w:val="none" w:sz="0" w:space="0" w:color="auto"/>
                <w:bottom w:val="none" w:sz="0" w:space="0" w:color="auto"/>
                <w:right w:val="none" w:sz="0" w:space="0" w:color="auto"/>
              </w:divBdr>
            </w:div>
            <w:div w:id="1968004324">
              <w:marLeft w:val="0"/>
              <w:marRight w:val="0"/>
              <w:marTop w:val="0"/>
              <w:marBottom w:val="0"/>
              <w:divBdr>
                <w:top w:val="none" w:sz="0" w:space="0" w:color="auto"/>
                <w:left w:val="none" w:sz="0" w:space="0" w:color="auto"/>
                <w:bottom w:val="none" w:sz="0" w:space="0" w:color="auto"/>
                <w:right w:val="none" w:sz="0" w:space="0" w:color="auto"/>
              </w:divBdr>
            </w:div>
            <w:div w:id="910308225">
              <w:marLeft w:val="0"/>
              <w:marRight w:val="0"/>
              <w:marTop w:val="0"/>
              <w:marBottom w:val="0"/>
              <w:divBdr>
                <w:top w:val="none" w:sz="0" w:space="0" w:color="auto"/>
                <w:left w:val="none" w:sz="0" w:space="0" w:color="auto"/>
                <w:bottom w:val="none" w:sz="0" w:space="0" w:color="auto"/>
                <w:right w:val="none" w:sz="0" w:space="0" w:color="auto"/>
              </w:divBdr>
            </w:div>
            <w:div w:id="1841117073">
              <w:marLeft w:val="0"/>
              <w:marRight w:val="0"/>
              <w:marTop w:val="0"/>
              <w:marBottom w:val="0"/>
              <w:divBdr>
                <w:top w:val="none" w:sz="0" w:space="0" w:color="auto"/>
                <w:left w:val="none" w:sz="0" w:space="0" w:color="auto"/>
                <w:bottom w:val="none" w:sz="0" w:space="0" w:color="auto"/>
                <w:right w:val="none" w:sz="0" w:space="0" w:color="auto"/>
              </w:divBdr>
            </w:div>
            <w:div w:id="1050494459">
              <w:marLeft w:val="0"/>
              <w:marRight w:val="0"/>
              <w:marTop w:val="0"/>
              <w:marBottom w:val="0"/>
              <w:divBdr>
                <w:top w:val="none" w:sz="0" w:space="0" w:color="auto"/>
                <w:left w:val="none" w:sz="0" w:space="0" w:color="auto"/>
                <w:bottom w:val="none" w:sz="0" w:space="0" w:color="auto"/>
                <w:right w:val="none" w:sz="0" w:space="0" w:color="auto"/>
              </w:divBdr>
            </w:div>
            <w:div w:id="13625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2008">
      <w:bodyDiv w:val="1"/>
      <w:marLeft w:val="0"/>
      <w:marRight w:val="0"/>
      <w:marTop w:val="0"/>
      <w:marBottom w:val="0"/>
      <w:divBdr>
        <w:top w:val="none" w:sz="0" w:space="0" w:color="auto"/>
        <w:left w:val="none" w:sz="0" w:space="0" w:color="auto"/>
        <w:bottom w:val="none" w:sz="0" w:space="0" w:color="auto"/>
        <w:right w:val="none" w:sz="0" w:space="0" w:color="auto"/>
      </w:divBdr>
    </w:div>
    <w:div w:id="209000301">
      <w:bodyDiv w:val="1"/>
      <w:marLeft w:val="0"/>
      <w:marRight w:val="0"/>
      <w:marTop w:val="0"/>
      <w:marBottom w:val="0"/>
      <w:divBdr>
        <w:top w:val="none" w:sz="0" w:space="0" w:color="auto"/>
        <w:left w:val="none" w:sz="0" w:space="0" w:color="auto"/>
        <w:bottom w:val="none" w:sz="0" w:space="0" w:color="auto"/>
        <w:right w:val="none" w:sz="0" w:space="0" w:color="auto"/>
      </w:divBdr>
    </w:div>
    <w:div w:id="211041144">
      <w:bodyDiv w:val="1"/>
      <w:marLeft w:val="0"/>
      <w:marRight w:val="0"/>
      <w:marTop w:val="0"/>
      <w:marBottom w:val="0"/>
      <w:divBdr>
        <w:top w:val="none" w:sz="0" w:space="0" w:color="auto"/>
        <w:left w:val="none" w:sz="0" w:space="0" w:color="auto"/>
        <w:bottom w:val="none" w:sz="0" w:space="0" w:color="auto"/>
        <w:right w:val="none" w:sz="0" w:space="0" w:color="auto"/>
      </w:divBdr>
    </w:div>
    <w:div w:id="263223039">
      <w:bodyDiv w:val="1"/>
      <w:marLeft w:val="0"/>
      <w:marRight w:val="0"/>
      <w:marTop w:val="0"/>
      <w:marBottom w:val="0"/>
      <w:divBdr>
        <w:top w:val="none" w:sz="0" w:space="0" w:color="auto"/>
        <w:left w:val="none" w:sz="0" w:space="0" w:color="auto"/>
        <w:bottom w:val="none" w:sz="0" w:space="0" w:color="auto"/>
        <w:right w:val="none" w:sz="0" w:space="0" w:color="auto"/>
      </w:divBdr>
    </w:div>
    <w:div w:id="280112230">
      <w:bodyDiv w:val="1"/>
      <w:marLeft w:val="0"/>
      <w:marRight w:val="0"/>
      <w:marTop w:val="0"/>
      <w:marBottom w:val="0"/>
      <w:divBdr>
        <w:top w:val="none" w:sz="0" w:space="0" w:color="auto"/>
        <w:left w:val="none" w:sz="0" w:space="0" w:color="auto"/>
        <w:bottom w:val="none" w:sz="0" w:space="0" w:color="auto"/>
        <w:right w:val="none" w:sz="0" w:space="0" w:color="auto"/>
      </w:divBdr>
    </w:div>
    <w:div w:id="397364600">
      <w:bodyDiv w:val="1"/>
      <w:marLeft w:val="0"/>
      <w:marRight w:val="0"/>
      <w:marTop w:val="0"/>
      <w:marBottom w:val="0"/>
      <w:divBdr>
        <w:top w:val="none" w:sz="0" w:space="0" w:color="auto"/>
        <w:left w:val="none" w:sz="0" w:space="0" w:color="auto"/>
        <w:bottom w:val="none" w:sz="0" w:space="0" w:color="auto"/>
        <w:right w:val="none" w:sz="0" w:space="0" w:color="auto"/>
      </w:divBdr>
    </w:div>
    <w:div w:id="434521429">
      <w:bodyDiv w:val="1"/>
      <w:marLeft w:val="0"/>
      <w:marRight w:val="0"/>
      <w:marTop w:val="0"/>
      <w:marBottom w:val="0"/>
      <w:divBdr>
        <w:top w:val="none" w:sz="0" w:space="0" w:color="auto"/>
        <w:left w:val="none" w:sz="0" w:space="0" w:color="auto"/>
        <w:bottom w:val="none" w:sz="0" w:space="0" w:color="auto"/>
        <w:right w:val="none" w:sz="0" w:space="0" w:color="auto"/>
      </w:divBdr>
    </w:div>
    <w:div w:id="463499501">
      <w:bodyDiv w:val="1"/>
      <w:marLeft w:val="0"/>
      <w:marRight w:val="0"/>
      <w:marTop w:val="0"/>
      <w:marBottom w:val="0"/>
      <w:divBdr>
        <w:top w:val="none" w:sz="0" w:space="0" w:color="auto"/>
        <w:left w:val="none" w:sz="0" w:space="0" w:color="auto"/>
        <w:bottom w:val="none" w:sz="0" w:space="0" w:color="auto"/>
        <w:right w:val="none" w:sz="0" w:space="0" w:color="auto"/>
      </w:divBdr>
      <w:divsChild>
        <w:div w:id="1370909827">
          <w:marLeft w:val="0"/>
          <w:marRight w:val="0"/>
          <w:marTop w:val="0"/>
          <w:marBottom w:val="0"/>
          <w:divBdr>
            <w:top w:val="none" w:sz="0" w:space="0" w:color="auto"/>
            <w:left w:val="none" w:sz="0" w:space="0" w:color="auto"/>
            <w:bottom w:val="none" w:sz="0" w:space="0" w:color="auto"/>
            <w:right w:val="none" w:sz="0" w:space="0" w:color="auto"/>
          </w:divBdr>
        </w:div>
        <w:div w:id="719942174">
          <w:marLeft w:val="0"/>
          <w:marRight w:val="0"/>
          <w:marTop w:val="0"/>
          <w:marBottom w:val="0"/>
          <w:divBdr>
            <w:top w:val="none" w:sz="0" w:space="0" w:color="auto"/>
            <w:left w:val="none" w:sz="0" w:space="0" w:color="auto"/>
            <w:bottom w:val="none" w:sz="0" w:space="0" w:color="auto"/>
            <w:right w:val="none" w:sz="0" w:space="0" w:color="auto"/>
          </w:divBdr>
        </w:div>
        <w:div w:id="1812743860">
          <w:marLeft w:val="0"/>
          <w:marRight w:val="0"/>
          <w:marTop w:val="0"/>
          <w:marBottom w:val="0"/>
          <w:divBdr>
            <w:top w:val="none" w:sz="0" w:space="0" w:color="auto"/>
            <w:left w:val="none" w:sz="0" w:space="0" w:color="auto"/>
            <w:bottom w:val="none" w:sz="0" w:space="0" w:color="auto"/>
            <w:right w:val="none" w:sz="0" w:space="0" w:color="auto"/>
          </w:divBdr>
        </w:div>
        <w:div w:id="1588926241">
          <w:marLeft w:val="0"/>
          <w:marRight w:val="0"/>
          <w:marTop w:val="0"/>
          <w:marBottom w:val="0"/>
          <w:divBdr>
            <w:top w:val="none" w:sz="0" w:space="0" w:color="auto"/>
            <w:left w:val="none" w:sz="0" w:space="0" w:color="auto"/>
            <w:bottom w:val="none" w:sz="0" w:space="0" w:color="auto"/>
            <w:right w:val="none" w:sz="0" w:space="0" w:color="auto"/>
          </w:divBdr>
        </w:div>
        <w:div w:id="1792478967">
          <w:marLeft w:val="0"/>
          <w:marRight w:val="0"/>
          <w:marTop w:val="0"/>
          <w:marBottom w:val="0"/>
          <w:divBdr>
            <w:top w:val="none" w:sz="0" w:space="0" w:color="auto"/>
            <w:left w:val="none" w:sz="0" w:space="0" w:color="auto"/>
            <w:bottom w:val="none" w:sz="0" w:space="0" w:color="auto"/>
            <w:right w:val="none" w:sz="0" w:space="0" w:color="auto"/>
          </w:divBdr>
        </w:div>
        <w:div w:id="1539273416">
          <w:marLeft w:val="0"/>
          <w:marRight w:val="0"/>
          <w:marTop w:val="0"/>
          <w:marBottom w:val="0"/>
          <w:divBdr>
            <w:top w:val="none" w:sz="0" w:space="0" w:color="auto"/>
            <w:left w:val="none" w:sz="0" w:space="0" w:color="auto"/>
            <w:bottom w:val="none" w:sz="0" w:space="0" w:color="auto"/>
            <w:right w:val="none" w:sz="0" w:space="0" w:color="auto"/>
          </w:divBdr>
        </w:div>
      </w:divsChild>
    </w:div>
    <w:div w:id="469518245">
      <w:bodyDiv w:val="1"/>
      <w:marLeft w:val="0"/>
      <w:marRight w:val="0"/>
      <w:marTop w:val="0"/>
      <w:marBottom w:val="0"/>
      <w:divBdr>
        <w:top w:val="none" w:sz="0" w:space="0" w:color="auto"/>
        <w:left w:val="none" w:sz="0" w:space="0" w:color="auto"/>
        <w:bottom w:val="none" w:sz="0" w:space="0" w:color="auto"/>
        <w:right w:val="none" w:sz="0" w:space="0" w:color="auto"/>
      </w:divBdr>
    </w:div>
    <w:div w:id="540751461">
      <w:bodyDiv w:val="1"/>
      <w:marLeft w:val="0"/>
      <w:marRight w:val="0"/>
      <w:marTop w:val="0"/>
      <w:marBottom w:val="0"/>
      <w:divBdr>
        <w:top w:val="none" w:sz="0" w:space="0" w:color="auto"/>
        <w:left w:val="none" w:sz="0" w:space="0" w:color="auto"/>
        <w:bottom w:val="none" w:sz="0" w:space="0" w:color="auto"/>
        <w:right w:val="none" w:sz="0" w:space="0" w:color="auto"/>
      </w:divBdr>
    </w:div>
    <w:div w:id="604116383">
      <w:bodyDiv w:val="1"/>
      <w:marLeft w:val="0"/>
      <w:marRight w:val="0"/>
      <w:marTop w:val="0"/>
      <w:marBottom w:val="0"/>
      <w:divBdr>
        <w:top w:val="none" w:sz="0" w:space="0" w:color="auto"/>
        <w:left w:val="none" w:sz="0" w:space="0" w:color="auto"/>
        <w:bottom w:val="none" w:sz="0" w:space="0" w:color="auto"/>
        <w:right w:val="none" w:sz="0" w:space="0" w:color="auto"/>
      </w:divBdr>
      <w:divsChild>
        <w:div w:id="766732933">
          <w:marLeft w:val="0"/>
          <w:marRight w:val="0"/>
          <w:marTop w:val="0"/>
          <w:marBottom w:val="0"/>
          <w:divBdr>
            <w:top w:val="none" w:sz="0" w:space="0" w:color="auto"/>
            <w:left w:val="none" w:sz="0" w:space="0" w:color="auto"/>
            <w:bottom w:val="none" w:sz="0" w:space="0" w:color="auto"/>
            <w:right w:val="none" w:sz="0" w:space="0" w:color="auto"/>
          </w:divBdr>
        </w:div>
      </w:divsChild>
    </w:div>
    <w:div w:id="615403646">
      <w:bodyDiv w:val="1"/>
      <w:marLeft w:val="0"/>
      <w:marRight w:val="0"/>
      <w:marTop w:val="0"/>
      <w:marBottom w:val="0"/>
      <w:divBdr>
        <w:top w:val="none" w:sz="0" w:space="0" w:color="auto"/>
        <w:left w:val="none" w:sz="0" w:space="0" w:color="auto"/>
        <w:bottom w:val="none" w:sz="0" w:space="0" w:color="auto"/>
        <w:right w:val="none" w:sz="0" w:space="0" w:color="auto"/>
      </w:divBdr>
      <w:divsChild>
        <w:div w:id="591623430">
          <w:marLeft w:val="0"/>
          <w:marRight w:val="0"/>
          <w:marTop w:val="0"/>
          <w:marBottom w:val="0"/>
          <w:divBdr>
            <w:top w:val="none" w:sz="0" w:space="0" w:color="auto"/>
            <w:left w:val="none" w:sz="0" w:space="0" w:color="auto"/>
            <w:bottom w:val="none" w:sz="0" w:space="0" w:color="auto"/>
            <w:right w:val="none" w:sz="0" w:space="0" w:color="auto"/>
          </w:divBdr>
          <w:divsChild>
            <w:div w:id="18711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38490">
      <w:bodyDiv w:val="1"/>
      <w:marLeft w:val="0"/>
      <w:marRight w:val="0"/>
      <w:marTop w:val="0"/>
      <w:marBottom w:val="0"/>
      <w:divBdr>
        <w:top w:val="none" w:sz="0" w:space="0" w:color="auto"/>
        <w:left w:val="none" w:sz="0" w:space="0" w:color="auto"/>
        <w:bottom w:val="none" w:sz="0" w:space="0" w:color="auto"/>
        <w:right w:val="none" w:sz="0" w:space="0" w:color="auto"/>
      </w:divBdr>
      <w:divsChild>
        <w:div w:id="2139952885">
          <w:marLeft w:val="0"/>
          <w:marRight w:val="0"/>
          <w:marTop w:val="0"/>
          <w:marBottom w:val="0"/>
          <w:divBdr>
            <w:top w:val="none" w:sz="0" w:space="0" w:color="auto"/>
            <w:left w:val="none" w:sz="0" w:space="0" w:color="auto"/>
            <w:bottom w:val="none" w:sz="0" w:space="0" w:color="auto"/>
            <w:right w:val="none" w:sz="0" w:space="0" w:color="auto"/>
          </w:divBdr>
          <w:divsChild>
            <w:div w:id="550964441">
              <w:marLeft w:val="0"/>
              <w:marRight w:val="0"/>
              <w:marTop w:val="0"/>
              <w:marBottom w:val="0"/>
              <w:divBdr>
                <w:top w:val="none" w:sz="0" w:space="0" w:color="auto"/>
                <w:left w:val="none" w:sz="0" w:space="0" w:color="auto"/>
                <w:bottom w:val="none" w:sz="0" w:space="0" w:color="auto"/>
                <w:right w:val="none" w:sz="0" w:space="0" w:color="auto"/>
              </w:divBdr>
            </w:div>
          </w:divsChild>
        </w:div>
        <w:div w:id="1966694674">
          <w:marLeft w:val="0"/>
          <w:marRight w:val="0"/>
          <w:marTop w:val="0"/>
          <w:marBottom w:val="0"/>
          <w:divBdr>
            <w:top w:val="none" w:sz="0" w:space="0" w:color="auto"/>
            <w:left w:val="none" w:sz="0" w:space="0" w:color="auto"/>
            <w:bottom w:val="none" w:sz="0" w:space="0" w:color="auto"/>
            <w:right w:val="none" w:sz="0" w:space="0" w:color="auto"/>
          </w:divBdr>
          <w:divsChild>
            <w:div w:id="9556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3135">
      <w:bodyDiv w:val="1"/>
      <w:marLeft w:val="0"/>
      <w:marRight w:val="0"/>
      <w:marTop w:val="0"/>
      <w:marBottom w:val="0"/>
      <w:divBdr>
        <w:top w:val="none" w:sz="0" w:space="0" w:color="auto"/>
        <w:left w:val="none" w:sz="0" w:space="0" w:color="auto"/>
        <w:bottom w:val="none" w:sz="0" w:space="0" w:color="auto"/>
        <w:right w:val="none" w:sz="0" w:space="0" w:color="auto"/>
      </w:divBdr>
    </w:div>
    <w:div w:id="692341784">
      <w:bodyDiv w:val="1"/>
      <w:marLeft w:val="0"/>
      <w:marRight w:val="0"/>
      <w:marTop w:val="0"/>
      <w:marBottom w:val="0"/>
      <w:divBdr>
        <w:top w:val="none" w:sz="0" w:space="0" w:color="auto"/>
        <w:left w:val="none" w:sz="0" w:space="0" w:color="auto"/>
        <w:bottom w:val="none" w:sz="0" w:space="0" w:color="auto"/>
        <w:right w:val="none" w:sz="0" w:space="0" w:color="auto"/>
      </w:divBdr>
    </w:div>
    <w:div w:id="715205030">
      <w:bodyDiv w:val="1"/>
      <w:marLeft w:val="0"/>
      <w:marRight w:val="0"/>
      <w:marTop w:val="0"/>
      <w:marBottom w:val="0"/>
      <w:divBdr>
        <w:top w:val="none" w:sz="0" w:space="0" w:color="auto"/>
        <w:left w:val="none" w:sz="0" w:space="0" w:color="auto"/>
        <w:bottom w:val="none" w:sz="0" w:space="0" w:color="auto"/>
        <w:right w:val="none" w:sz="0" w:space="0" w:color="auto"/>
      </w:divBdr>
    </w:div>
    <w:div w:id="728845287">
      <w:bodyDiv w:val="1"/>
      <w:marLeft w:val="0"/>
      <w:marRight w:val="0"/>
      <w:marTop w:val="0"/>
      <w:marBottom w:val="0"/>
      <w:divBdr>
        <w:top w:val="none" w:sz="0" w:space="0" w:color="auto"/>
        <w:left w:val="none" w:sz="0" w:space="0" w:color="auto"/>
        <w:bottom w:val="none" w:sz="0" w:space="0" w:color="auto"/>
        <w:right w:val="none" w:sz="0" w:space="0" w:color="auto"/>
      </w:divBdr>
    </w:div>
    <w:div w:id="754325698">
      <w:bodyDiv w:val="1"/>
      <w:marLeft w:val="0"/>
      <w:marRight w:val="0"/>
      <w:marTop w:val="0"/>
      <w:marBottom w:val="0"/>
      <w:divBdr>
        <w:top w:val="none" w:sz="0" w:space="0" w:color="auto"/>
        <w:left w:val="none" w:sz="0" w:space="0" w:color="auto"/>
        <w:bottom w:val="none" w:sz="0" w:space="0" w:color="auto"/>
        <w:right w:val="none" w:sz="0" w:space="0" w:color="auto"/>
      </w:divBdr>
    </w:div>
    <w:div w:id="758410669">
      <w:bodyDiv w:val="1"/>
      <w:marLeft w:val="0"/>
      <w:marRight w:val="0"/>
      <w:marTop w:val="0"/>
      <w:marBottom w:val="0"/>
      <w:divBdr>
        <w:top w:val="none" w:sz="0" w:space="0" w:color="auto"/>
        <w:left w:val="none" w:sz="0" w:space="0" w:color="auto"/>
        <w:bottom w:val="none" w:sz="0" w:space="0" w:color="auto"/>
        <w:right w:val="none" w:sz="0" w:space="0" w:color="auto"/>
      </w:divBdr>
    </w:div>
    <w:div w:id="822477300">
      <w:bodyDiv w:val="1"/>
      <w:marLeft w:val="0"/>
      <w:marRight w:val="0"/>
      <w:marTop w:val="0"/>
      <w:marBottom w:val="0"/>
      <w:divBdr>
        <w:top w:val="none" w:sz="0" w:space="0" w:color="auto"/>
        <w:left w:val="none" w:sz="0" w:space="0" w:color="auto"/>
        <w:bottom w:val="none" w:sz="0" w:space="0" w:color="auto"/>
        <w:right w:val="none" w:sz="0" w:space="0" w:color="auto"/>
      </w:divBdr>
      <w:divsChild>
        <w:div w:id="465048529">
          <w:marLeft w:val="0"/>
          <w:marRight w:val="0"/>
          <w:marTop w:val="0"/>
          <w:marBottom w:val="0"/>
          <w:divBdr>
            <w:top w:val="none" w:sz="0" w:space="0" w:color="auto"/>
            <w:left w:val="none" w:sz="0" w:space="0" w:color="auto"/>
            <w:bottom w:val="none" w:sz="0" w:space="0" w:color="auto"/>
            <w:right w:val="none" w:sz="0" w:space="0" w:color="auto"/>
          </w:divBdr>
          <w:divsChild>
            <w:div w:id="1593127833">
              <w:marLeft w:val="0"/>
              <w:marRight w:val="0"/>
              <w:marTop w:val="0"/>
              <w:marBottom w:val="0"/>
              <w:divBdr>
                <w:top w:val="none" w:sz="0" w:space="0" w:color="auto"/>
                <w:left w:val="none" w:sz="0" w:space="0" w:color="auto"/>
                <w:bottom w:val="none" w:sz="0" w:space="0" w:color="auto"/>
                <w:right w:val="none" w:sz="0" w:space="0" w:color="auto"/>
              </w:divBdr>
            </w:div>
          </w:divsChild>
        </w:div>
        <w:div w:id="1471560119">
          <w:marLeft w:val="0"/>
          <w:marRight w:val="0"/>
          <w:marTop w:val="0"/>
          <w:marBottom w:val="0"/>
          <w:divBdr>
            <w:top w:val="none" w:sz="0" w:space="0" w:color="auto"/>
            <w:left w:val="none" w:sz="0" w:space="0" w:color="auto"/>
            <w:bottom w:val="none" w:sz="0" w:space="0" w:color="auto"/>
            <w:right w:val="none" w:sz="0" w:space="0" w:color="auto"/>
          </w:divBdr>
          <w:divsChild>
            <w:div w:id="9253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355">
      <w:bodyDiv w:val="1"/>
      <w:marLeft w:val="0"/>
      <w:marRight w:val="0"/>
      <w:marTop w:val="0"/>
      <w:marBottom w:val="0"/>
      <w:divBdr>
        <w:top w:val="none" w:sz="0" w:space="0" w:color="auto"/>
        <w:left w:val="none" w:sz="0" w:space="0" w:color="auto"/>
        <w:bottom w:val="none" w:sz="0" w:space="0" w:color="auto"/>
        <w:right w:val="none" w:sz="0" w:space="0" w:color="auto"/>
      </w:divBdr>
      <w:divsChild>
        <w:div w:id="1950241341">
          <w:marLeft w:val="0"/>
          <w:marRight w:val="0"/>
          <w:marTop w:val="0"/>
          <w:marBottom w:val="0"/>
          <w:divBdr>
            <w:top w:val="none" w:sz="0" w:space="0" w:color="auto"/>
            <w:left w:val="none" w:sz="0" w:space="0" w:color="auto"/>
            <w:bottom w:val="none" w:sz="0" w:space="0" w:color="auto"/>
            <w:right w:val="none" w:sz="0" w:space="0" w:color="auto"/>
          </w:divBdr>
        </w:div>
        <w:div w:id="1369598466">
          <w:marLeft w:val="0"/>
          <w:marRight w:val="0"/>
          <w:marTop w:val="0"/>
          <w:marBottom w:val="0"/>
          <w:divBdr>
            <w:top w:val="none" w:sz="0" w:space="0" w:color="auto"/>
            <w:left w:val="none" w:sz="0" w:space="0" w:color="auto"/>
            <w:bottom w:val="none" w:sz="0" w:space="0" w:color="auto"/>
            <w:right w:val="none" w:sz="0" w:space="0" w:color="auto"/>
          </w:divBdr>
        </w:div>
        <w:div w:id="961501269">
          <w:marLeft w:val="0"/>
          <w:marRight w:val="0"/>
          <w:marTop w:val="0"/>
          <w:marBottom w:val="0"/>
          <w:divBdr>
            <w:top w:val="none" w:sz="0" w:space="0" w:color="auto"/>
            <w:left w:val="none" w:sz="0" w:space="0" w:color="auto"/>
            <w:bottom w:val="none" w:sz="0" w:space="0" w:color="auto"/>
            <w:right w:val="none" w:sz="0" w:space="0" w:color="auto"/>
          </w:divBdr>
        </w:div>
        <w:div w:id="97263539">
          <w:marLeft w:val="0"/>
          <w:marRight w:val="0"/>
          <w:marTop w:val="0"/>
          <w:marBottom w:val="0"/>
          <w:divBdr>
            <w:top w:val="none" w:sz="0" w:space="0" w:color="auto"/>
            <w:left w:val="none" w:sz="0" w:space="0" w:color="auto"/>
            <w:bottom w:val="none" w:sz="0" w:space="0" w:color="auto"/>
            <w:right w:val="none" w:sz="0" w:space="0" w:color="auto"/>
          </w:divBdr>
        </w:div>
        <w:div w:id="1742950090">
          <w:marLeft w:val="0"/>
          <w:marRight w:val="0"/>
          <w:marTop w:val="0"/>
          <w:marBottom w:val="0"/>
          <w:divBdr>
            <w:top w:val="none" w:sz="0" w:space="0" w:color="auto"/>
            <w:left w:val="none" w:sz="0" w:space="0" w:color="auto"/>
            <w:bottom w:val="none" w:sz="0" w:space="0" w:color="auto"/>
            <w:right w:val="none" w:sz="0" w:space="0" w:color="auto"/>
          </w:divBdr>
        </w:div>
        <w:div w:id="49349970">
          <w:marLeft w:val="0"/>
          <w:marRight w:val="0"/>
          <w:marTop w:val="0"/>
          <w:marBottom w:val="0"/>
          <w:divBdr>
            <w:top w:val="none" w:sz="0" w:space="0" w:color="auto"/>
            <w:left w:val="none" w:sz="0" w:space="0" w:color="auto"/>
            <w:bottom w:val="none" w:sz="0" w:space="0" w:color="auto"/>
            <w:right w:val="none" w:sz="0" w:space="0" w:color="auto"/>
          </w:divBdr>
        </w:div>
      </w:divsChild>
    </w:div>
    <w:div w:id="877594476">
      <w:bodyDiv w:val="1"/>
      <w:marLeft w:val="0"/>
      <w:marRight w:val="0"/>
      <w:marTop w:val="0"/>
      <w:marBottom w:val="0"/>
      <w:divBdr>
        <w:top w:val="none" w:sz="0" w:space="0" w:color="auto"/>
        <w:left w:val="none" w:sz="0" w:space="0" w:color="auto"/>
        <w:bottom w:val="none" w:sz="0" w:space="0" w:color="auto"/>
        <w:right w:val="none" w:sz="0" w:space="0" w:color="auto"/>
      </w:divBdr>
      <w:divsChild>
        <w:div w:id="1458640779">
          <w:marLeft w:val="0"/>
          <w:marRight w:val="0"/>
          <w:marTop w:val="0"/>
          <w:marBottom w:val="0"/>
          <w:divBdr>
            <w:top w:val="none" w:sz="0" w:space="0" w:color="auto"/>
            <w:left w:val="none" w:sz="0" w:space="0" w:color="auto"/>
            <w:bottom w:val="none" w:sz="0" w:space="0" w:color="auto"/>
            <w:right w:val="none" w:sz="0" w:space="0" w:color="auto"/>
          </w:divBdr>
          <w:divsChild>
            <w:div w:id="289164852">
              <w:marLeft w:val="0"/>
              <w:marRight w:val="0"/>
              <w:marTop w:val="0"/>
              <w:marBottom w:val="0"/>
              <w:divBdr>
                <w:top w:val="none" w:sz="0" w:space="0" w:color="auto"/>
                <w:left w:val="none" w:sz="0" w:space="0" w:color="auto"/>
                <w:bottom w:val="none" w:sz="0" w:space="0" w:color="auto"/>
                <w:right w:val="none" w:sz="0" w:space="0" w:color="auto"/>
              </w:divBdr>
            </w:div>
            <w:div w:id="1279027369">
              <w:marLeft w:val="0"/>
              <w:marRight w:val="0"/>
              <w:marTop w:val="0"/>
              <w:marBottom w:val="0"/>
              <w:divBdr>
                <w:top w:val="none" w:sz="0" w:space="0" w:color="auto"/>
                <w:left w:val="none" w:sz="0" w:space="0" w:color="auto"/>
                <w:bottom w:val="none" w:sz="0" w:space="0" w:color="auto"/>
                <w:right w:val="none" w:sz="0" w:space="0" w:color="auto"/>
              </w:divBdr>
            </w:div>
            <w:div w:id="1335108192">
              <w:marLeft w:val="0"/>
              <w:marRight w:val="0"/>
              <w:marTop w:val="0"/>
              <w:marBottom w:val="0"/>
              <w:divBdr>
                <w:top w:val="none" w:sz="0" w:space="0" w:color="auto"/>
                <w:left w:val="none" w:sz="0" w:space="0" w:color="auto"/>
                <w:bottom w:val="none" w:sz="0" w:space="0" w:color="auto"/>
                <w:right w:val="none" w:sz="0" w:space="0" w:color="auto"/>
              </w:divBdr>
            </w:div>
            <w:div w:id="1522891592">
              <w:marLeft w:val="0"/>
              <w:marRight w:val="0"/>
              <w:marTop w:val="0"/>
              <w:marBottom w:val="0"/>
              <w:divBdr>
                <w:top w:val="none" w:sz="0" w:space="0" w:color="auto"/>
                <w:left w:val="none" w:sz="0" w:space="0" w:color="auto"/>
                <w:bottom w:val="none" w:sz="0" w:space="0" w:color="auto"/>
                <w:right w:val="none" w:sz="0" w:space="0" w:color="auto"/>
              </w:divBdr>
            </w:div>
            <w:div w:id="505487440">
              <w:marLeft w:val="0"/>
              <w:marRight w:val="0"/>
              <w:marTop w:val="0"/>
              <w:marBottom w:val="0"/>
              <w:divBdr>
                <w:top w:val="none" w:sz="0" w:space="0" w:color="auto"/>
                <w:left w:val="none" w:sz="0" w:space="0" w:color="auto"/>
                <w:bottom w:val="none" w:sz="0" w:space="0" w:color="auto"/>
                <w:right w:val="none" w:sz="0" w:space="0" w:color="auto"/>
              </w:divBdr>
            </w:div>
            <w:div w:id="489757208">
              <w:marLeft w:val="0"/>
              <w:marRight w:val="0"/>
              <w:marTop w:val="0"/>
              <w:marBottom w:val="0"/>
              <w:divBdr>
                <w:top w:val="none" w:sz="0" w:space="0" w:color="auto"/>
                <w:left w:val="none" w:sz="0" w:space="0" w:color="auto"/>
                <w:bottom w:val="none" w:sz="0" w:space="0" w:color="auto"/>
                <w:right w:val="none" w:sz="0" w:space="0" w:color="auto"/>
              </w:divBdr>
            </w:div>
            <w:div w:id="432241656">
              <w:marLeft w:val="0"/>
              <w:marRight w:val="0"/>
              <w:marTop w:val="0"/>
              <w:marBottom w:val="0"/>
              <w:divBdr>
                <w:top w:val="none" w:sz="0" w:space="0" w:color="auto"/>
                <w:left w:val="none" w:sz="0" w:space="0" w:color="auto"/>
                <w:bottom w:val="none" w:sz="0" w:space="0" w:color="auto"/>
                <w:right w:val="none" w:sz="0" w:space="0" w:color="auto"/>
              </w:divBdr>
            </w:div>
            <w:div w:id="2005891980">
              <w:marLeft w:val="0"/>
              <w:marRight w:val="0"/>
              <w:marTop w:val="0"/>
              <w:marBottom w:val="0"/>
              <w:divBdr>
                <w:top w:val="none" w:sz="0" w:space="0" w:color="auto"/>
                <w:left w:val="none" w:sz="0" w:space="0" w:color="auto"/>
                <w:bottom w:val="none" w:sz="0" w:space="0" w:color="auto"/>
                <w:right w:val="none" w:sz="0" w:space="0" w:color="auto"/>
              </w:divBdr>
            </w:div>
            <w:div w:id="1136030266">
              <w:marLeft w:val="0"/>
              <w:marRight w:val="0"/>
              <w:marTop w:val="0"/>
              <w:marBottom w:val="0"/>
              <w:divBdr>
                <w:top w:val="none" w:sz="0" w:space="0" w:color="auto"/>
                <w:left w:val="none" w:sz="0" w:space="0" w:color="auto"/>
                <w:bottom w:val="none" w:sz="0" w:space="0" w:color="auto"/>
                <w:right w:val="none" w:sz="0" w:space="0" w:color="auto"/>
              </w:divBdr>
            </w:div>
            <w:div w:id="1475293686">
              <w:marLeft w:val="0"/>
              <w:marRight w:val="0"/>
              <w:marTop w:val="0"/>
              <w:marBottom w:val="0"/>
              <w:divBdr>
                <w:top w:val="none" w:sz="0" w:space="0" w:color="auto"/>
                <w:left w:val="none" w:sz="0" w:space="0" w:color="auto"/>
                <w:bottom w:val="none" w:sz="0" w:space="0" w:color="auto"/>
                <w:right w:val="none" w:sz="0" w:space="0" w:color="auto"/>
              </w:divBdr>
            </w:div>
            <w:div w:id="897278415">
              <w:marLeft w:val="0"/>
              <w:marRight w:val="0"/>
              <w:marTop w:val="0"/>
              <w:marBottom w:val="0"/>
              <w:divBdr>
                <w:top w:val="none" w:sz="0" w:space="0" w:color="auto"/>
                <w:left w:val="none" w:sz="0" w:space="0" w:color="auto"/>
                <w:bottom w:val="none" w:sz="0" w:space="0" w:color="auto"/>
                <w:right w:val="none" w:sz="0" w:space="0" w:color="auto"/>
              </w:divBdr>
            </w:div>
            <w:div w:id="1732118666">
              <w:marLeft w:val="0"/>
              <w:marRight w:val="0"/>
              <w:marTop w:val="0"/>
              <w:marBottom w:val="0"/>
              <w:divBdr>
                <w:top w:val="none" w:sz="0" w:space="0" w:color="auto"/>
                <w:left w:val="none" w:sz="0" w:space="0" w:color="auto"/>
                <w:bottom w:val="none" w:sz="0" w:space="0" w:color="auto"/>
                <w:right w:val="none" w:sz="0" w:space="0" w:color="auto"/>
              </w:divBdr>
            </w:div>
            <w:div w:id="422265498">
              <w:marLeft w:val="0"/>
              <w:marRight w:val="0"/>
              <w:marTop w:val="0"/>
              <w:marBottom w:val="0"/>
              <w:divBdr>
                <w:top w:val="none" w:sz="0" w:space="0" w:color="auto"/>
                <w:left w:val="none" w:sz="0" w:space="0" w:color="auto"/>
                <w:bottom w:val="none" w:sz="0" w:space="0" w:color="auto"/>
                <w:right w:val="none" w:sz="0" w:space="0" w:color="auto"/>
              </w:divBdr>
            </w:div>
            <w:div w:id="479032090">
              <w:marLeft w:val="0"/>
              <w:marRight w:val="0"/>
              <w:marTop w:val="0"/>
              <w:marBottom w:val="0"/>
              <w:divBdr>
                <w:top w:val="none" w:sz="0" w:space="0" w:color="auto"/>
                <w:left w:val="none" w:sz="0" w:space="0" w:color="auto"/>
                <w:bottom w:val="none" w:sz="0" w:space="0" w:color="auto"/>
                <w:right w:val="none" w:sz="0" w:space="0" w:color="auto"/>
              </w:divBdr>
            </w:div>
            <w:div w:id="1213465700">
              <w:marLeft w:val="0"/>
              <w:marRight w:val="0"/>
              <w:marTop w:val="0"/>
              <w:marBottom w:val="0"/>
              <w:divBdr>
                <w:top w:val="none" w:sz="0" w:space="0" w:color="auto"/>
                <w:left w:val="none" w:sz="0" w:space="0" w:color="auto"/>
                <w:bottom w:val="none" w:sz="0" w:space="0" w:color="auto"/>
                <w:right w:val="none" w:sz="0" w:space="0" w:color="auto"/>
              </w:divBdr>
            </w:div>
            <w:div w:id="2129008002">
              <w:marLeft w:val="0"/>
              <w:marRight w:val="0"/>
              <w:marTop w:val="0"/>
              <w:marBottom w:val="0"/>
              <w:divBdr>
                <w:top w:val="none" w:sz="0" w:space="0" w:color="auto"/>
                <w:left w:val="none" w:sz="0" w:space="0" w:color="auto"/>
                <w:bottom w:val="none" w:sz="0" w:space="0" w:color="auto"/>
                <w:right w:val="none" w:sz="0" w:space="0" w:color="auto"/>
              </w:divBdr>
            </w:div>
            <w:div w:id="639651148">
              <w:marLeft w:val="0"/>
              <w:marRight w:val="0"/>
              <w:marTop w:val="0"/>
              <w:marBottom w:val="0"/>
              <w:divBdr>
                <w:top w:val="none" w:sz="0" w:space="0" w:color="auto"/>
                <w:left w:val="none" w:sz="0" w:space="0" w:color="auto"/>
                <w:bottom w:val="none" w:sz="0" w:space="0" w:color="auto"/>
                <w:right w:val="none" w:sz="0" w:space="0" w:color="auto"/>
              </w:divBdr>
            </w:div>
            <w:div w:id="2072195896">
              <w:marLeft w:val="0"/>
              <w:marRight w:val="0"/>
              <w:marTop w:val="0"/>
              <w:marBottom w:val="0"/>
              <w:divBdr>
                <w:top w:val="none" w:sz="0" w:space="0" w:color="auto"/>
                <w:left w:val="none" w:sz="0" w:space="0" w:color="auto"/>
                <w:bottom w:val="none" w:sz="0" w:space="0" w:color="auto"/>
                <w:right w:val="none" w:sz="0" w:space="0" w:color="auto"/>
              </w:divBdr>
            </w:div>
            <w:div w:id="146630833">
              <w:marLeft w:val="0"/>
              <w:marRight w:val="0"/>
              <w:marTop w:val="0"/>
              <w:marBottom w:val="0"/>
              <w:divBdr>
                <w:top w:val="none" w:sz="0" w:space="0" w:color="auto"/>
                <w:left w:val="none" w:sz="0" w:space="0" w:color="auto"/>
                <w:bottom w:val="none" w:sz="0" w:space="0" w:color="auto"/>
                <w:right w:val="none" w:sz="0" w:space="0" w:color="auto"/>
              </w:divBdr>
            </w:div>
            <w:div w:id="1871528696">
              <w:marLeft w:val="0"/>
              <w:marRight w:val="0"/>
              <w:marTop w:val="0"/>
              <w:marBottom w:val="0"/>
              <w:divBdr>
                <w:top w:val="none" w:sz="0" w:space="0" w:color="auto"/>
                <w:left w:val="none" w:sz="0" w:space="0" w:color="auto"/>
                <w:bottom w:val="none" w:sz="0" w:space="0" w:color="auto"/>
                <w:right w:val="none" w:sz="0" w:space="0" w:color="auto"/>
              </w:divBdr>
            </w:div>
            <w:div w:id="983705704">
              <w:marLeft w:val="0"/>
              <w:marRight w:val="0"/>
              <w:marTop w:val="0"/>
              <w:marBottom w:val="0"/>
              <w:divBdr>
                <w:top w:val="none" w:sz="0" w:space="0" w:color="auto"/>
                <w:left w:val="none" w:sz="0" w:space="0" w:color="auto"/>
                <w:bottom w:val="none" w:sz="0" w:space="0" w:color="auto"/>
                <w:right w:val="none" w:sz="0" w:space="0" w:color="auto"/>
              </w:divBdr>
            </w:div>
            <w:div w:id="1130591362">
              <w:marLeft w:val="0"/>
              <w:marRight w:val="0"/>
              <w:marTop w:val="0"/>
              <w:marBottom w:val="0"/>
              <w:divBdr>
                <w:top w:val="none" w:sz="0" w:space="0" w:color="auto"/>
                <w:left w:val="none" w:sz="0" w:space="0" w:color="auto"/>
                <w:bottom w:val="none" w:sz="0" w:space="0" w:color="auto"/>
                <w:right w:val="none" w:sz="0" w:space="0" w:color="auto"/>
              </w:divBdr>
            </w:div>
            <w:div w:id="1120416967">
              <w:marLeft w:val="0"/>
              <w:marRight w:val="0"/>
              <w:marTop w:val="0"/>
              <w:marBottom w:val="0"/>
              <w:divBdr>
                <w:top w:val="none" w:sz="0" w:space="0" w:color="auto"/>
                <w:left w:val="none" w:sz="0" w:space="0" w:color="auto"/>
                <w:bottom w:val="none" w:sz="0" w:space="0" w:color="auto"/>
                <w:right w:val="none" w:sz="0" w:space="0" w:color="auto"/>
              </w:divBdr>
            </w:div>
            <w:div w:id="1598633988">
              <w:marLeft w:val="0"/>
              <w:marRight w:val="0"/>
              <w:marTop w:val="0"/>
              <w:marBottom w:val="0"/>
              <w:divBdr>
                <w:top w:val="none" w:sz="0" w:space="0" w:color="auto"/>
                <w:left w:val="none" w:sz="0" w:space="0" w:color="auto"/>
                <w:bottom w:val="none" w:sz="0" w:space="0" w:color="auto"/>
                <w:right w:val="none" w:sz="0" w:space="0" w:color="auto"/>
              </w:divBdr>
            </w:div>
            <w:div w:id="78449517">
              <w:marLeft w:val="0"/>
              <w:marRight w:val="0"/>
              <w:marTop w:val="0"/>
              <w:marBottom w:val="0"/>
              <w:divBdr>
                <w:top w:val="none" w:sz="0" w:space="0" w:color="auto"/>
                <w:left w:val="none" w:sz="0" w:space="0" w:color="auto"/>
                <w:bottom w:val="none" w:sz="0" w:space="0" w:color="auto"/>
                <w:right w:val="none" w:sz="0" w:space="0" w:color="auto"/>
              </w:divBdr>
            </w:div>
            <w:div w:id="1669673798">
              <w:marLeft w:val="0"/>
              <w:marRight w:val="0"/>
              <w:marTop w:val="0"/>
              <w:marBottom w:val="0"/>
              <w:divBdr>
                <w:top w:val="none" w:sz="0" w:space="0" w:color="auto"/>
                <w:left w:val="none" w:sz="0" w:space="0" w:color="auto"/>
                <w:bottom w:val="none" w:sz="0" w:space="0" w:color="auto"/>
                <w:right w:val="none" w:sz="0" w:space="0" w:color="auto"/>
              </w:divBdr>
            </w:div>
            <w:div w:id="633025771">
              <w:marLeft w:val="0"/>
              <w:marRight w:val="0"/>
              <w:marTop w:val="0"/>
              <w:marBottom w:val="0"/>
              <w:divBdr>
                <w:top w:val="none" w:sz="0" w:space="0" w:color="auto"/>
                <w:left w:val="none" w:sz="0" w:space="0" w:color="auto"/>
                <w:bottom w:val="none" w:sz="0" w:space="0" w:color="auto"/>
                <w:right w:val="none" w:sz="0" w:space="0" w:color="auto"/>
              </w:divBdr>
            </w:div>
            <w:div w:id="799570776">
              <w:marLeft w:val="0"/>
              <w:marRight w:val="0"/>
              <w:marTop w:val="0"/>
              <w:marBottom w:val="0"/>
              <w:divBdr>
                <w:top w:val="none" w:sz="0" w:space="0" w:color="auto"/>
                <w:left w:val="none" w:sz="0" w:space="0" w:color="auto"/>
                <w:bottom w:val="none" w:sz="0" w:space="0" w:color="auto"/>
                <w:right w:val="none" w:sz="0" w:space="0" w:color="auto"/>
              </w:divBdr>
            </w:div>
            <w:div w:id="356736771">
              <w:marLeft w:val="0"/>
              <w:marRight w:val="0"/>
              <w:marTop w:val="0"/>
              <w:marBottom w:val="0"/>
              <w:divBdr>
                <w:top w:val="none" w:sz="0" w:space="0" w:color="auto"/>
                <w:left w:val="none" w:sz="0" w:space="0" w:color="auto"/>
                <w:bottom w:val="none" w:sz="0" w:space="0" w:color="auto"/>
                <w:right w:val="none" w:sz="0" w:space="0" w:color="auto"/>
              </w:divBdr>
            </w:div>
            <w:div w:id="473379267">
              <w:marLeft w:val="0"/>
              <w:marRight w:val="0"/>
              <w:marTop w:val="0"/>
              <w:marBottom w:val="0"/>
              <w:divBdr>
                <w:top w:val="none" w:sz="0" w:space="0" w:color="auto"/>
                <w:left w:val="none" w:sz="0" w:space="0" w:color="auto"/>
                <w:bottom w:val="none" w:sz="0" w:space="0" w:color="auto"/>
                <w:right w:val="none" w:sz="0" w:space="0" w:color="auto"/>
              </w:divBdr>
            </w:div>
            <w:div w:id="570238480">
              <w:marLeft w:val="0"/>
              <w:marRight w:val="0"/>
              <w:marTop w:val="0"/>
              <w:marBottom w:val="0"/>
              <w:divBdr>
                <w:top w:val="none" w:sz="0" w:space="0" w:color="auto"/>
                <w:left w:val="none" w:sz="0" w:space="0" w:color="auto"/>
                <w:bottom w:val="none" w:sz="0" w:space="0" w:color="auto"/>
                <w:right w:val="none" w:sz="0" w:space="0" w:color="auto"/>
              </w:divBdr>
            </w:div>
            <w:div w:id="910576733">
              <w:marLeft w:val="0"/>
              <w:marRight w:val="0"/>
              <w:marTop w:val="0"/>
              <w:marBottom w:val="0"/>
              <w:divBdr>
                <w:top w:val="none" w:sz="0" w:space="0" w:color="auto"/>
                <w:left w:val="none" w:sz="0" w:space="0" w:color="auto"/>
                <w:bottom w:val="none" w:sz="0" w:space="0" w:color="auto"/>
                <w:right w:val="none" w:sz="0" w:space="0" w:color="auto"/>
              </w:divBdr>
            </w:div>
            <w:div w:id="583226632">
              <w:marLeft w:val="0"/>
              <w:marRight w:val="0"/>
              <w:marTop w:val="0"/>
              <w:marBottom w:val="0"/>
              <w:divBdr>
                <w:top w:val="none" w:sz="0" w:space="0" w:color="auto"/>
                <w:left w:val="none" w:sz="0" w:space="0" w:color="auto"/>
                <w:bottom w:val="none" w:sz="0" w:space="0" w:color="auto"/>
                <w:right w:val="none" w:sz="0" w:space="0" w:color="auto"/>
              </w:divBdr>
            </w:div>
            <w:div w:id="749161834">
              <w:marLeft w:val="0"/>
              <w:marRight w:val="0"/>
              <w:marTop w:val="0"/>
              <w:marBottom w:val="0"/>
              <w:divBdr>
                <w:top w:val="none" w:sz="0" w:space="0" w:color="auto"/>
                <w:left w:val="none" w:sz="0" w:space="0" w:color="auto"/>
                <w:bottom w:val="none" w:sz="0" w:space="0" w:color="auto"/>
                <w:right w:val="none" w:sz="0" w:space="0" w:color="auto"/>
              </w:divBdr>
            </w:div>
            <w:div w:id="117839013">
              <w:marLeft w:val="0"/>
              <w:marRight w:val="0"/>
              <w:marTop w:val="0"/>
              <w:marBottom w:val="0"/>
              <w:divBdr>
                <w:top w:val="none" w:sz="0" w:space="0" w:color="auto"/>
                <w:left w:val="none" w:sz="0" w:space="0" w:color="auto"/>
                <w:bottom w:val="none" w:sz="0" w:space="0" w:color="auto"/>
                <w:right w:val="none" w:sz="0" w:space="0" w:color="auto"/>
              </w:divBdr>
            </w:div>
            <w:div w:id="122693505">
              <w:marLeft w:val="0"/>
              <w:marRight w:val="0"/>
              <w:marTop w:val="0"/>
              <w:marBottom w:val="0"/>
              <w:divBdr>
                <w:top w:val="none" w:sz="0" w:space="0" w:color="auto"/>
                <w:left w:val="none" w:sz="0" w:space="0" w:color="auto"/>
                <w:bottom w:val="none" w:sz="0" w:space="0" w:color="auto"/>
                <w:right w:val="none" w:sz="0" w:space="0" w:color="auto"/>
              </w:divBdr>
            </w:div>
            <w:div w:id="62265916">
              <w:marLeft w:val="0"/>
              <w:marRight w:val="0"/>
              <w:marTop w:val="0"/>
              <w:marBottom w:val="0"/>
              <w:divBdr>
                <w:top w:val="none" w:sz="0" w:space="0" w:color="auto"/>
                <w:left w:val="none" w:sz="0" w:space="0" w:color="auto"/>
                <w:bottom w:val="none" w:sz="0" w:space="0" w:color="auto"/>
                <w:right w:val="none" w:sz="0" w:space="0" w:color="auto"/>
              </w:divBdr>
            </w:div>
            <w:div w:id="1922327722">
              <w:marLeft w:val="0"/>
              <w:marRight w:val="0"/>
              <w:marTop w:val="0"/>
              <w:marBottom w:val="0"/>
              <w:divBdr>
                <w:top w:val="none" w:sz="0" w:space="0" w:color="auto"/>
                <w:left w:val="none" w:sz="0" w:space="0" w:color="auto"/>
                <w:bottom w:val="none" w:sz="0" w:space="0" w:color="auto"/>
                <w:right w:val="none" w:sz="0" w:space="0" w:color="auto"/>
              </w:divBdr>
            </w:div>
            <w:div w:id="2147047215">
              <w:marLeft w:val="0"/>
              <w:marRight w:val="0"/>
              <w:marTop w:val="0"/>
              <w:marBottom w:val="0"/>
              <w:divBdr>
                <w:top w:val="none" w:sz="0" w:space="0" w:color="auto"/>
                <w:left w:val="none" w:sz="0" w:space="0" w:color="auto"/>
                <w:bottom w:val="none" w:sz="0" w:space="0" w:color="auto"/>
                <w:right w:val="none" w:sz="0" w:space="0" w:color="auto"/>
              </w:divBdr>
            </w:div>
            <w:div w:id="1376277691">
              <w:marLeft w:val="0"/>
              <w:marRight w:val="0"/>
              <w:marTop w:val="0"/>
              <w:marBottom w:val="0"/>
              <w:divBdr>
                <w:top w:val="none" w:sz="0" w:space="0" w:color="auto"/>
                <w:left w:val="none" w:sz="0" w:space="0" w:color="auto"/>
                <w:bottom w:val="none" w:sz="0" w:space="0" w:color="auto"/>
                <w:right w:val="none" w:sz="0" w:space="0" w:color="auto"/>
              </w:divBdr>
            </w:div>
            <w:div w:id="473062441">
              <w:marLeft w:val="0"/>
              <w:marRight w:val="0"/>
              <w:marTop w:val="0"/>
              <w:marBottom w:val="0"/>
              <w:divBdr>
                <w:top w:val="none" w:sz="0" w:space="0" w:color="auto"/>
                <w:left w:val="none" w:sz="0" w:space="0" w:color="auto"/>
                <w:bottom w:val="none" w:sz="0" w:space="0" w:color="auto"/>
                <w:right w:val="none" w:sz="0" w:space="0" w:color="auto"/>
              </w:divBdr>
            </w:div>
            <w:div w:id="621423219">
              <w:marLeft w:val="0"/>
              <w:marRight w:val="0"/>
              <w:marTop w:val="0"/>
              <w:marBottom w:val="0"/>
              <w:divBdr>
                <w:top w:val="none" w:sz="0" w:space="0" w:color="auto"/>
                <w:left w:val="none" w:sz="0" w:space="0" w:color="auto"/>
                <w:bottom w:val="none" w:sz="0" w:space="0" w:color="auto"/>
                <w:right w:val="none" w:sz="0" w:space="0" w:color="auto"/>
              </w:divBdr>
            </w:div>
            <w:div w:id="602146926">
              <w:marLeft w:val="0"/>
              <w:marRight w:val="0"/>
              <w:marTop w:val="0"/>
              <w:marBottom w:val="0"/>
              <w:divBdr>
                <w:top w:val="none" w:sz="0" w:space="0" w:color="auto"/>
                <w:left w:val="none" w:sz="0" w:space="0" w:color="auto"/>
                <w:bottom w:val="none" w:sz="0" w:space="0" w:color="auto"/>
                <w:right w:val="none" w:sz="0" w:space="0" w:color="auto"/>
              </w:divBdr>
            </w:div>
            <w:div w:id="1696148762">
              <w:marLeft w:val="0"/>
              <w:marRight w:val="0"/>
              <w:marTop w:val="0"/>
              <w:marBottom w:val="0"/>
              <w:divBdr>
                <w:top w:val="none" w:sz="0" w:space="0" w:color="auto"/>
                <w:left w:val="none" w:sz="0" w:space="0" w:color="auto"/>
                <w:bottom w:val="none" w:sz="0" w:space="0" w:color="auto"/>
                <w:right w:val="none" w:sz="0" w:space="0" w:color="auto"/>
              </w:divBdr>
            </w:div>
            <w:div w:id="1718626164">
              <w:marLeft w:val="0"/>
              <w:marRight w:val="0"/>
              <w:marTop w:val="0"/>
              <w:marBottom w:val="0"/>
              <w:divBdr>
                <w:top w:val="none" w:sz="0" w:space="0" w:color="auto"/>
                <w:left w:val="none" w:sz="0" w:space="0" w:color="auto"/>
                <w:bottom w:val="none" w:sz="0" w:space="0" w:color="auto"/>
                <w:right w:val="none" w:sz="0" w:space="0" w:color="auto"/>
              </w:divBdr>
            </w:div>
            <w:div w:id="496531173">
              <w:marLeft w:val="0"/>
              <w:marRight w:val="0"/>
              <w:marTop w:val="0"/>
              <w:marBottom w:val="0"/>
              <w:divBdr>
                <w:top w:val="none" w:sz="0" w:space="0" w:color="auto"/>
                <w:left w:val="none" w:sz="0" w:space="0" w:color="auto"/>
                <w:bottom w:val="none" w:sz="0" w:space="0" w:color="auto"/>
                <w:right w:val="none" w:sz="0" w:space="0" w:color="auto"/>
              </w:divBdr>
            </w:div>
            <w:div w:id="1384015280">
              <w:marLeft w:val="0"/>
              <w:marRight w:val="0"/>
              <w:marTop w:val="0"/>
              <w:marBottom w:val="0"/>
              <w:divBdr>
                <w:top w:val="none" w:sz="0" w:space="0" w:color="auto"/>
                <w:left w:val="none" w:sz="0" w:space="0" w:color="auto"/>
                <w:bottom w:val="none" w:sz="0" w:space="0" w:color="auto"/>
                <w:right w:val="none" w:sz="0" w:space="0" w:color="auto"/>
              </w:divBdr>
            </w:div>
            <w:div w:id="848985714">
              <w:marLeft w:val="0"/>
              <w:marRight w:val="0"/>
              <w:marTop w:val="0"/>
              <w:marBottom w:val="0"/>
              <w:divBdr>
                <w:top w:val="none" w:sz="0" w:space="0" w:color="auto"/>
                <w:left w:val="none" w:sz="0" w:space="0" w:color="auto"/>
                <w:bottom w:val="none" w:sz="0" w:space="0" w:color="auto"/>
                <w:right w:val="none" w:sz="0" w:space="0" w:color="auto"/>
              </w:divBdr>
            </w:div>
            <w:div w:id="2111585220">
              <w:marLeft w:val="0"/>
              <w:marRight w:val="0"/>
              <w:marTop w:val="0"/>
              <w:marBottom w:val="0"/>
              <w:divBdr>
                <w:top w:val="none" w:sz="0" w:space="0" w:color="auto"/>
                <w:left w:val="none" w:sz="0" w:space="0" w:color="auto"/>
                <w:bottom w:val="none" w:sz="0" w:space="0" w:color="auto"/>
                <w:right w:val="none" w:sz="0" w:space="0" w:color="auto"/>
              </w:divBdr>
            </w:div>
            <w:div w:id="1482190571">
              <w:marLeft w:val="0"/>
              <w:marRight w:val="0"/>
              <w:marTop w:val="0"/>
              <w:marBottom w:val="0"/>
              <w:divBdr>
                <w:top w:val="none" w:sz="0" w:space="0" w:color="auto"/>
                <w:left w:val="none" w:sz="0" w:space="0" w:color="auto"/>
                <w:bottom w:val="none" w:sz="0" w:space="0" w:color="auto"/>
                <w:right w:val="none" w:sz="0" w:space="0" w:color="auto"/>
              </w:divBdr>
            </w:div>
            <w:div w:id="1196696809">
              <w:marLeft w:val="0"/>
              <w:marRight w:val="0"/>
              <w:marTop w:val="0"/>
              <w:marBottom w:val="0"/>
              <w:divBdr>
                <w:top w:val="none" w:sz="0" w:space="0" w:color="auto"/>
                <w:left w:val="none" w:sz="0" w:space="0" w:color="auto"/>
                <w:bottom w:val="none" w:sz="0" w:space="0" w:color="auto"/>
                <w:right w:val="none" w:sz="0" w:space="0" w:color="auto"/>
              </w:divBdr>
            </w:div>
            <w:div w:id="2145270307">
              <w:marLeft w:val="0"/>
              <w:marRight w:val="0"/>
              <w:marTop w:val="0"/>
              <w:marBottom w:val="0"/>
              <w:divBdr>
                <w:top w:val="none" w:sz="0" w:space="0" w:color="auto"/>
                <w:left w:val="none" w:sz="0" w:space="0" w:color="auto"/>
                <w:bottom w:val="none" w:sz="0" w:space="0" w:color="auto"/>
                <w:right w:val="none" w:sz="0" w:space="0" w:color="auto"/>
              </w:divBdr>
            </w:div>
            <w:div w:id="1663001713">
              <w:marLeft w:val="0"/>
              <w:marRight w:val="0"/>
              <w:marTop w:val="0"/>
              <w:marBottom w:val="0"/>
              <w:divBdr>
                <w:top w:val="none" w:sz="0" w:space="0" w:color="auto"/>
                <w:left w:val="none" w:sz="0" w:space="0" w:color="auto"/>
                <w:bottom w:val="none" w:sz="0" w:space="0" w:color="auto"/>
                <w:right w:val="none" w:sz="0" w:space="0" w:color="auto"/>
              </w:divBdr>
            </w:div>
            <w:div w:id="1713921859">
              <w:marLeft w:val="0"/>
              <w:marRight w:val="0"/>
              <w:marTop w:val="0"/>
              <w:marBottom w:val="0"/>
              <w:divBdr>
                <w:top w:val="none" w:sz="0" w:space="0" w:color="auto"/>
                <w:left w:val="none" w:sz="0" w:space="0" w:color="auto"/>
                <w:bottom w:val="none" w:sz="0" w:space="0" w:color="auto"/>
                <w:right w:val="none" w:sz="0" w:space="0" w:color="auto"/>
              </w:divBdr>
            </w:div>
            <w:div w:id="584611340">
              <w:marLeft w:val="0"/>
              <w:marRight w:val="0"/>
              <w:marTop w:val="0"/>
              <w:marBottom w:val="0"/>
              <w:divBdr>
                <w:top w:val="none" w:sz="0" w:space="0" w:color="auto"/>
                <w:left w:val="none" w:sz="0" w:space="0" w:color="auto"/>
                <w:bottom w:val="none" w:sz="0" w:space="0" w:color="auto"/>
                <w:right w:val="none" w:sz="0" w:space="0" w:color="auto"/>
              </w:divBdr>
            </w:div>
            <w:div w:id="1468738337">
              <w:marLeft w:val="0"/>
              <w:marRight w:val="0"/>
              <w:marTop w:val="0"/>
              <w:marBottom w:val="0"/>
              <w:divBdr>
                <w:top w:val="none" w:sz="0" w:space="0" w:color="auto"/>
                <w:left w:val="none" w:sz="0" w:space="0" w:color="auto"/>
                <w:bottom w:val="none" w:sz="0" w:space="0" w:color="auto"/>
                <w:right w:val="none" w:sz="0" w:space="0" w:color="auto"/>
              </w:divBdr>
            </w:div>
            <w:div w:id="949244313">
              <w:marLeft w:val="0"/>
              <w:marRight w:val="0"/>
              <w:marTop w:val="0"/>
              <w:marBottom w:val="0"/>
              <w:divBdr>
                <w:top w:val="none" w:sz="0" w:space="0" w:color="auto"/>
                <w:left w:val="none" w:sz="0" w:space="0" w:color="auto"/>
                <w:bottom w:val="none" w:sz="0" w:space="0" w:color="auto"/>
                <w:right w:val="none" w:sz="0" w:space="0" w:color="auto"/>
              </w:divBdr>
            </w:div>
            <w:div w:id="50153932">
              <w:marLeft w:val="0"/>
              <w:marRight w:val="0"/>
              <w:marTop w:val="0"/>
              <w:marBottom w:val="0"/>
              <w:divBdr>
                <w:top w:val="none" w:sz="0" w:space="0" w:color="auto"/>
                <w:left w:val="none" w:sz="0" w:space="0" w:color="auto"/>
                <w:bottom w:val="none" w:sz="0" w:space="0" w:color="auto"/>
                <w:right w:val="none" w:sz="0" w:space="0" w:color="auto"/>
              </w:divBdr>
            </w:div>
            <w:div w:id="888106905">
              <w:marLeft w:val="0"/>
              <w:marRight w:val="0"/>
              <w:marTop w:val="0"/>
              <w:marBottom w:val="0"/>
              <w:divBdr>
                <w:top w:val="none" w:sz="0" w:space="0" w:color="auto"/>
                <w:left w:val="none" w:sz="0" w:space="0" w:color="auto"/>
                <w:bottom w:val="none" w:sz="0" w:space="0" w:color="auto"/>
                <w:right w:val="none" w:sz="0" w:space="0" w:color="auto"/>
              </w:divBdr>
            </w:div>
            <w:div w:id="1983804123">
              <w:marLeft w:val="0"/>
              <w:marRight w:val="0"/>
              <w:marTop w:val="0"/>
              <w:marBottom w:val="0"/>
              <w:divBdr>
                <w:top w:val="none" w:sz="0" w:space="0" w:color="auto"/>
                <w:left w:val="none" w:sz="0" w:space="0" w:color="auto"/>
                <w:bottom w:val="none" w:sz="0" w:space="0" w:color="auto"/>
                <w:right w:val="none" w:sz="0" w:space="0" w:color="auto"/>
              </w:divBdr>
            </w:div>
            <w:div w:id="1939438149">
              <w:marLeft w:val="0"/>
              <w:marRight w:val="0"/>
              <w:marTop w:val="0"/>
              <w:marBottom w:val="0"/>
              <w:divBdr>
                <w:top w:val="none" w:sz="0" w:space="0" w:color="auto"/>
                <w:left w:val="none" w:sz="0" w:space="0" w:color="auto"/>
                <w:bottom w:val="none" w:sz="0" w:space="0" w:color="auto"/>
                <w:right w:val="none" w:sz="0" w:space="0" w:color="auto"/>
              </w:divBdr>
            </w:div>
            <w:div w:id="1679232740">
              <w:marLeft w:val="0"/>
              <w:marRight w:val="0"/>
              <w:marTop w:val="0"/>
              <w:marBottom w:val="0"/>
              <w:divBdr>
                <w:top w:val="none" w:sz="0" w:space="0" w:color="auto"/>
                <w:left w:val="none" w:sz="0" w:space="0" w:color="auto"/>
                <w:bottom w:val="none" w:sz="0" w:space="0" w:color="auto"/>
                <w:right w:val="none" w:sz="0" w:space="0" w:color="auto"/>
              </w:divBdr>
            </w:div>
            <w:div w:id="1570459663">
              <w:marLeft w:val="0"/>
              <w:marRight w:val="0"/>
              <w:marTop w:val="0"/>
              <w:marBottom w:val="0"/>
              <w:divBdr>
                <w:top w:val="none" w:sz="0" w:space="0" w:color="auto"/>
                <w:left w:val="none" w:sz="0" w:space="0" w:color="auto"/>
                <w:bottom w:val="none" w:sz="0" w:space="0" w:color="auto"/>
                <w:right w:val="none" w:sz="0" w:space="0" w:color="auto"/>
              </w:divBdr>
            </w:div>
            <w:div w:id="2019649638">
              <w:marLeft w:val="0"/>
              <w:marRight w:val="0"/>
              <w:marTop w:val="0"/>
              <w:marBottom w:val="0"/>
              <w:divBdr>
                <w:top w:val="none" w:sz="0" w:space="0" w:color="auto"/>
                <w:left w:val="none" w:sz="0" w:space="0" w:color="auto"/>
                <w:bottom w:val="none" w:sz="0" w:space="0" w:color="auto"/>
                <w:right w:val="none" w:sz="0" w:space="0" w:color="auto"/>
              </w:divBdr>
            </w:div>
            <w:div w:id="1249580108">
              <w:marLeft w:val="0"/>
              <w:marRight w:val="0"/>
              <w:marTop w:val="0"/>
              <w:marBottom w:val="0"/>
              <w:divBdr>
                <w:top w:val="none" w:sz="0" w:space="0" w:color="auto"/>
                <w:left w:val="none" w:sz="0" w:space="0" w:color="auto"/>
                <w:bottom w:val="none" w:sz="0" w:space="0" w:color="auto"/>
                <w:right w:val="none" w:sz="0" w:space="0" w:color="auto"/>
              </w:divBdr>
            </w:div>
            <w:div w:id="924193506">
              <w:marLeft w:val="0"/>
              <w:marRight w:val="0"/>
              <w:marTop w:val="0"/>
              <w:marBottom w:val="0"/>
              <w:divBdr>
                <w:top w:val="none" w:sz="0" w:space="0" w:color="auto"/>
                <w:left w:val="none" w:sz="0" w:space="0" w:color="auto"/>
                <w:bottom w:val="none" w:sz="0" w:space="0" w:color="auto"/>
                <w:right w:val="none" w:sz="0" w:space="0" w:color="auto"/>
              </w:divBdr>
            </w:div>
            <w:div w:id="1904094424">
              <w:marLeft w:val="0"/>
              <w:marRight w:val="0"/>
              <w:marTop w:val="0"/>
              <w:marBottom w:val="0"/>
              <w:divBdr>
                <w:top w:val="none" w:sz="0" w:space="0" w:color="auto"/>
                <w:left w:val="none" w:sz="0" w:space="0" w:color="auto"/>
                <w:bottom w:val="none" w:sz="0" w:space="0" w:color="auto"/>
                <w:right w:val="none" w:sz="0" w:space="0" w:color="auto"/>
              </w:divBdr>
            </w:div>
            <w:div w:id="1979412395">
              <w:marLeft w:val="0"/>
              <w:marRight w:val="0"/>
              <w:marTop w:val="0"/>
              <w:marBottom w:val="0"/>
              <w:divBdr>
                <w:top w:val="none" w:sz="0" w:space="0" w:color="auto"/>
                <w:left w:val="none" w:sz="0" w:space="0" w:color="auto"/>
                <w:bottom w:val="none" w:sz="0" w:space="0" w:color="auto"/>
                <w:right w:val="none" w:sz="0" w:space="0" w:color="auto"/>
              </w:divBdr>
            </w:div>
            <w:div w:id="235407953">
              <w:marLeft w:val="0"/>
              <w:marRight w:val="0"/>
              <w:marTop w:val="0"/>
              <w:marBottom w:val="0"/>
              <w:divBdr>
                <w:top w:val="none" w:sz="0" w:space="0" w:color="auto"/>
                <w:left w:val="none" w:sz="0" w:space="0" w:color="auto"/>
                <w:bottom w:val="none" w:sz="0" w:space="0" w:color="auto"/>
                <w:right w:val="none" w:sz="0" w:space="0" w:color="auto"/>
              </w:divBdr>
            </w:div>
            <w:div w:id="1633511035">
              <w:marLeft w:val="0"/>
              <w:marRight w:val="0"/>
              <w:marTop w:val="0"/>
              <w:marBottom w:val="0"/>
              <w:divBdr>
                <w:top w:val="none" w:sz="0" w:space="0" w:color="auto"/>
                <w:left w:val="none" w:sz="0" w:space="0" w:color="auto"/>
                <w:bottom w:val="none" w:sz="0" w:space="0" w:color="auto"/>
                <w:right w:val="none" w:sz="0" w:space="0" w:color="auto"/>
              </w:divBdr>
            </w:div>
            <w:div w:id="757404002">
              <w:marLeft w:val="0"/>
              <w:marRight w:val="0"/>
              <w:marTop w:val="0"/>
              <w:marBottom w:val="0"/>
              <w:divBdr>
                <w:top w:val="none" w:sz="0" w:space="0" w:color="auto"/>
                <w:left w:val="none" w:sz="0" w:space="0" w:color="auto"/>
                <w:bottom w:val="none" w:sz="0" w:space="0" w:color="auto"/>
                <w:right w:val="none" w:sz="0" w:space="0" w:color="auto"/>
              </w:divBdr>
            </w:div>
            <w:div w:id="1687291465">
              <w:marLeft w:val="0"/>
              <w:marRight w:val="0"/>
              <w:marTop w:val="0"/>
              <w:marBottom w:val="0"/>
              <w:divBdr>
                <w:top w:val="none" w:sz="0" w:space="0" w:color="auto"/>
                <w:left w:val="none" w:sz="0" w:space="0" w:color="auto"/>
                <w:bottom w:val="none" w:sz="0" w:space="0" w:color="auto"/>
                <w:right w:val="none" w:sz="0" w:space="0" w:color="auto"/>
              </w:divBdr>
            </w:div>
            <w:div w:id="506797527">
              <w:marLeft w:val="0"/>
              <w:marRight w:val="0"/>
              <w:marTop w:val="0"/>
              <w:marBottom w:val="0"/>
              <w:divBdr>
                <w:top w:val="none" w:sz="0" w:space="0" w:color="auto"/>
                <w:left w:val="none" w:sz="0" w:space="0" w:color="auto"/>
                <w:bottom w:val="none" w:sz="0" w:space="0" w:color="auto"/>
                <w:right w:val="none" w:sz="0" w:space="0" w:color="auto"/>
              </w:divBdr>
            </w:div>
            <w:div w:id="1305626473">
              <w:marLeft w:val="0"/>
              <w:marRight w:val="0"/>
              <w:marTop w:val="0"/>
              <w:marBottom w:val="0"/>
              <w:divBdr>
                <w:top w:val="none" w:sz="0" w:space="0" w:color="auto"/>
                <w:left w:val="none" w:sz="0" w:space="0" w:color="auto"/>
                <w:bottom w:val="none" w:sz="0" w:space="0" w:color="auto"/>
                <w:right w:val="none" w:sz="0" w:space="0" w:color="auto"/>
              </w:divBdr>
            </w:div>
            <w:div w:id="884558980">
              <w:marLeft w:val="0"/>
              <w:marRight w:val="0"/>
              <w:marTop w:val="0"/>
              <w:marBottom w:val="0"/>
              <w:divBdr>
                <w:top w:val="none" w:sz="0" w:space="0" w:color="auto"/>
                <w:left w:val="none" w:sz="0" w:space="0" w:color="auto"/>
                <w:bottom w:val="none" w:sz="0" w:space="0" w:color="auto"/>
                <w:right w:val="none" w:sz="0" w:space="0" w:color="auto"/>
              </w:divBdr>
            </w:div>
            <w:div w:id="99567610">
              <w:marLeft w:val="0"/>
              <w:marRight w:val="0"/>
              <w:marTop w:val="0"/>
              <w:marBottom w:val="0"/>
              <w:divBdr>
                <w:top w:val="none" w:sz="0" w:space="0" w:color="auto"/>
                <w:left w:val="none" w:sz="0" w:space="0" w:color="auto"/>
                <w:bottom w:val="none" w:sz="0" w:space="0" w:color="auto"/>
                <w:right w:val="none" w:sz="0" w:space="0" w:color="auto"/>
              </w:divBdr>
            </w:div>
            <w:div w:id="1443961487">
              <w:marLeft w:val="0"/>
              <w:marRight w:val="0"/>
              <w:marTop w:val="0"/>
              <w:marBottom w:val="0"/>
              <w:divBdr>
                <w:top w:val="none" w:sz="0" w:space="0" w:color="auto"/>
                <w:left w:val="none" w:sz="0" w:space="0" w:color="auto"/>
                <w:bottom w:val="none" w:sz="0" w:space="0" w:color="auto"/>
                <w:right w:val="none" w:sz="0" w:space="0" w:color="auto"/>
              </w:divBdr>
            </w:div>
            <w:div w:id="1595242406">
              <w:marLeft w:val="0"/>
              <w:marRight w:val="0"/>
              <w:marTop w:val="0"/>
              <w:marBottom w:val="0"/>
              <w:divBdr>
                <w:top w:val="none" w:sz="0" w:space="0" w:color="auto"/>
                <w:left w:val="none" w:sz="0" w:space="0" w:color="auto"/>
                <w:bottom w:val="none" w:sz="0" w:space="0" w:color="auto"/>
                <w:right w:val="none" w:sz="0" w:space="0" w:color="auto"/>
              </w:divBdr>
            </w:div>
            <w:div w:id="968706999">
              <w:marLeft w:val="0"/>
              <w:marRight w:val="0"/>
              <w:marTop w:val="0"/>
              <w:marBottom w:val="0"/>
              <w:divBdr>
                <w:top w:val="none" w:sz="0" w:space="0" w:color="auto"/>
                <w:left w:val="none" w:sz="0" w:space="0" w:color="auto"/>
                <w:bottom w:val="none" w:sz="0" w:space="0" w:color="auto"/>
                <w:right w:val="none" w:sz="0" w:space="0" w:color="auto"/>
              </w:divBdr>
            </w:div>
            <w:div w:id="1138957133">
              <w:marLeft w:val="0"/>
              <w:marRight w:val="0"/>
              <w:marTop w:val="0"/>
              <w:marBottom w:val="0"/>
              <w:divBdr>
                <w:top w:val="none" w:sz="0" w:space="0" w:color="auto"/>
                <w:left w:val="none" w:sz="0" w:space="0" w:color="auto"/>
                <w:bottom w:val="none" w:sz="0" w:space="0" w:color="auto"/>
                <w:right w:val="none" w:sz="0" w:space="0" w:color="auto"/>
              </w:divBdr>
            </w:div>
            <w:div w:id="1999071407">
              <w:marLeft w:val="0"/>
              <w:marRight w:val="0"/>
              <w:marTop w:val="0"/>
              <w:marBottom w:val="0"/>
              <w:divBdr>
                <w:top w:val="none" w:sz="0" w:space="0" w:color="auto"/>
                <w:left w:val="none" w:sz="0" w:space="0" w:color="auto"/>
                <w:bottom w:val="none" w:sz="0" w:space="0" w:color="auto"/>
                <w:right w:val="none" w:sz="0" w:space="0" w:color="auto"/>
              </w:divBdr>
            </w:div>
            <w:div w:id="374233526">
              <w:marLeft w:val="0"/>
              <w:marRight w:val="0"/>
              <w:marTop w:val="0"/>
              <w:marBottom w:val="0"/>
              <w:divBdr>
                <w:top w:val="none" w:sz="0" w:space="0" w:color="auto"/>
                <w:left w:val="none" w:sz="0" w:space="0" w:color="auto"/>
                <w:bottom w:val="none" w:sz="0" w:space="0" w:color="auto"/>
                <w:right w:val="none" w:sz="0" w:space="0" w:color="auto"/>
              </w:divBdr>
            </w:div>
            <w:div w:id="1255480608">
              <w:marLeft w:val="0"/>
              <w:marRight w:val="0"/>
              <w:marTop w:val="0"/>
              <w:marBottom w:val="0"/>
              <w:divBdr>
                <w:top w:val="none" w:sz="0" w:space="0" w:color="auto"/>
                <w:left w:val="none" w:sz="0" w:space="0" w:color="auto"/>
                <w:bottom w:val="none" w:sz="0" w:space="0" w:color="auto"/>
                <w:right w:val="none" w:sz="0" w:space="0" w:color="auto"/>
              </w:divBdr>
            </w:div>
            <w:div w:id="1536889582">
              <w:marLeft w:val="0"/>
              <w:marRight w:val="0"/>
              <w:marTop w:val="0"/>
              <w:marBottom w:val="0"/>
              <w:divBdr>
                <w:top w:val="none" w:sz="0" w:space="0" w:color="auto"/>
                <w:left w:val="none" w:sz="0" w:space="0" w:color="auto"/>
                <w:bottom w:val="none" w:sz="0" w:space="0" w:color="auto"/>
                <w:right w:val="none" w:sz="0" w:space="0" w:color="auto"/>
              </w:divBdr>
            </w:div>
            <w:div w:id="807283186">
              <w:marLeft w:val="0"/>
              <w:marRight w:val="0"/>
              <w:marTop w:val="0"/>
              <w:marBottom w:val="0"/>
              <w:divBdr>
                <w:top w:val="none" w:sz="0" w:space="0" w:color="auto"/>
                <w:left w:val="none" w:sz="0" w:space="0" w:color="auto"/>
                <w:bottom w:val="none" w:sz="0" w:space="0" w:color="auto"/>
                <w:right w:val="none" w:sz="0" w:space="0" w:color="auto"/>
              </w:divBdr>
            </w:div>
            <w:div w:id="1299610082">
              <w:marLeft w:val="0"/>
              <w:marRight w:val="0"/>
              <w:marTop w:val="0"/>
              <w:marBottom w:val="0"/>
              <w:divBdr>
                <w:top w:val="none" w:sz="0" w:space="0" w:color="auto"/>
                <w:left w:val="none" w:sz="0" w:space="0" w:color="auto"/>
                <w:bottom w:val="none" w:sz="0" w:space="0" w:color="auto"/>
                <w:right w:val="none" w:sz="0" w:space="0" w:color="auto"/>
              </w:divBdr>
            </w:div>
            <w:div w:id="2005890864">
              <w:marLeft w:val="0"/>
              <w:marRight w:val="0"/>
              <w:marTop w:val="0"/>
              <w:marBottom w:val="0"/>
              <w:divBdr>
                <w:top w:val="none" w:sz="0" w:space="0" w:color="auto"/>
                <w:left w:val="none" w:sz="0" w:space="0" w:color="auto"/>
                <w:bottom w:val="none" w:sz="0" w:space="0" w:color="auto"/>
                <w:right w:val="none" w:sz="0" w:space="0" w:color="auto"/>
              </w:divBdr>
            </w:div>
            <w:div w:id="681246990">
              <w:marLeft w:val="0"/>
              <w:marRight w:val="0"/>
              <w:marTop w:val="0"/>
              <w:marBottom w:val="0"/>
              <w:divBdr>
                <w:top w:val="none" w:sz="0" w:space="0" w:color="auto"/>
                <w:left w:val="none" w:sz="0" w:space="0" w:color="auto"/>
                <w:bottom w:val="none" w:sz="0" w:space="0" w:color="auto"/>
                <w:right w:val="none" w:sz="0" w:space="0" w:color="auto"/>
              </w:divBdr>
            </w:div>
            <w:div w:id="138806515">
              <w:marLeft w:val="0"/>
              <w:marRight w:val="0"/>
              <w:marTop w:val="0"/>
              <w:marBottom w:val="0"/>
              <w:divBdr>
                <w:top w:val="none" w:sz="0" w:space="0" w:color="auto"/>
                <w:left w:val="none" w:sz="0" w:space="0" w:color="auto"/>
                <w:bottom w:val="none" w:sz="0" w:space="0" w:color="auto"/>
                <w:right w:val="none" w:sz="0" w:space="0" w:color="auto"/>
              </w:divBdr>
            </w:div>
            <w:div w:id="1758936111">
              <w:marLeft w:val="0"/>
              <w:marRight w:val="0"/>
              <w:marTop w:val="0"/>
              <w:marBottom w:val="0"/>
              <w:divBdr>
                <w:top w:val="none" w:sz="0" w:space="0" w:color="auto"/>
                <w:left w:val="none" w:sz="0" w:space="0" w:color="auto"/>
                <w:bottom w:val="none" w:sz="0" w:space="0" w:color="auto"/>
                <w:right w:val="none" w:sz="0" w:space="0" w:color="auto"/>
              </w:divBdr>
            </w:div>
            <w:div w:id="1586913906">
              <w:marLeft w:val="0"/>
              <w:marRight w:val="0"/>
              <w:marTop w:val="0"/>
              <w:marBottom w:val="0"/>
              <w:divBdr>
                <w:top w:val="none" w:sz="0" w:space="0" w:color="auto"/>
                <w:left w:val="none" w:sz="0" w:space="0" w:color="auto"/>
                <w:bottom w:val="none" w:sz="0" w:space="0" w:color="auto"/>
                <w:right w:val="none" w:sz="0" w:space="0" w:color="auto"/>
              </w:divBdr>
            </w:div>
            <w:div w:id="1195313557">
              <w:marLeft w:val="0"/>
              <w:marRight w:val="0"/>
              <w:marTop w:val="0"/>
              <w:marBottom w:val="0"/>
              <w:divBdr>
                <w:top w:val="none" w:sz="0" w:space="0" w:color="auto"/>
                <w:left w:val="none" w:sz="0" w:space="0" w:color="auto"/>
                <w:bottom w:val="none" w:sz="0" w:space="0" w:color="auto"/>
                <w:right w:val="none" w:sz="0" w:space="0" w:color="auto"/>
              </w:divBdr>
            </w:div>
            <w:div w:id="830022929">
              <w:marLeft w:val="0"/>
              <w:marRight w:val="0"/>
              <w:marTop w:val="0"/>
              <w:marBottom w:val="0"/>
              <w:divBdr>
                <w:top w:val="none" w:sz="0" w:space="0" w:color="auto"/>
                <w:left w:val="none" w:sz="0" w:space="0" w:color="auto"/>
                <w:bottom w:val="none" w:sz="0" w:space="0" w:color="auto"/>
                <w:right w:val="none" w:sz="0" w:space="0" w:color="auto"/>
              </w:divBdr>
            </w:div>
            <w:div w:id="171724519">
              <w:marLeft w:val="0"/>
              <w:marRight w:val="0"/>
              <w:marTop w:val="0"/>
              <w:marBottom w:val="0"/>
              <w:divBdr>
                <w:top w:val="none" w:sz="0" w:space="0" w:color="auto"/>
                <w:left w:val="none" w:sz="0" w:space="0" w:color="auto"/>
                <w:bottom w:val="none" w:sz="0" w:space="0" w:color="auto"/>
                <w:right w:val="none" w:sz="0" w:space="0" w:color="auto"/>
              </w:divBdr>
            </w:div>
            <w:div w:id="316030376">
              <w:marLeft w:val="0"/>
              <w:marRight w:val="0"/>
              <w:marTop w:val="0"/>
              <w:marBottom w:val="0"/>
              <w:divBdr>
                <w:top w:val="none" w:sz="0" w:space="0" w:color="auto"/>
                <w:left w:val="none" w:sz="0" w:space="0" w:color="auto"/>
                <w:bottom w:val="none" w:sz="0" w:space="0" w:color="auto"/>
                <w:right w:val="none" w:sz="0" w:space="0" w:color="auto"/>
              </w:divBdr>
            </w:div>
            <w:div w:id="2021811734">
              <w:marLeft w:val="0"/>
              <w:marRight w:val="0"/>
              <w:marTop w:val="0"/>
              <w:marBottom w:val="0"/>
              <w:divBdr>
                <w:top w:val="none" w:sz="0" w:space="0" w:color="auto"/>
                <w:left w:val="none" w:sz="0" w:space="0" w:color="auto"/>
                <w:bottom w:val="none" w:sz="0" w:space="0" w:color="auto"/>
                <w:right w:val="none" w:sz="0" w:space="0" w:color="auto"/>
              </w:divBdr>
            </w:div>
            <w:div w:id="47800688">
              <w:marLeft w:val="0"/>
              <w:marRight w:val="0"/>
              <w:marTop w:val="0"/>
              <w:marBottom w:val="0"/>
              <w:divBdr>
                <w:top w:val="none" w:sz="0" w:space="0" w:color="auto"/>
                <w:left w:val="none" w:sz="0" w:space="0" w:color="auto"/>
                <w:bottom w:val="none" w:sz="0" w:space="0" w:color="auto"/>
                <w:right w:val="none" w:sz="0" w:space="0" w:color="auto"/>
              </w:divBdr>
            </w:div>
            <w:div w:id="938876495">
              <w:marLeft w:val="0"/>
              <w:marRight w:val="0"/>
              <w:marTop w:val="0"/>
              <w:marBottom w:val="0"/>
              <w:divBdr>
                <w:top w:val="none" w:sz="0" w:space="0" w:color="auto"/>
                <w:left w:val="none" w:sz="0" w:space="0" w:color="auto"/>
                <w:bottom w:val="none" w:sz="0" w:space="0" w:color="auto"/>
                <w:right w:val="none" w:sz="0" w:space="0" w:color="auto"/>
              </w:divBdr>
            </w:div>
            <w:div w:id="1138109755">
              <w:marLeft w:val="0"/>
              <w:marRight w:val="0"/>
              <w:marTop w:val="0"/>
              <w:marBottom w:val="0"/>
              <w:divBdr>
                <w:top w:val="none" w:sz="0" w:space="0" w:color="auto"/>
                <w:left w:val="none" w:sz="0" w:space="0" w:color="auto"/>
                <w:bottom w:val="none" w:sz="0" w:space="0" w:color="auto"/>
                <w:right w:val="none" w:sz="0" w:space="0" w:color="auto"/>
              </w:divBdr>
            </w:div>
            <w:div w:id="943149686">
              <w:marLeft w:val="0"/>
              <w:marRight w:val="0"/>
              <w:marTop w:val="0"/>
              <w:marBottom w:val="0"/>
              <w:divBdr>
                <w:top w:val="none" w:sz="0" w:space="0" w:color="auto"/>
                <w:left w:val="none" w:sz="0" w:space="0" w:color="auto"/>
                <w:bottom w:val="none" w:sz="0" w:space="0" w:color="auto"/>
                <w:right w:val="none" w:sz="0" w:space="0" w:color="auto"/>
              </w:divBdr>
            </w:div>
            <w:div w:id="217516162">
              <w:marLeft w:val="0"/>
              <w:marRight w:val="0"/>
              <w:marTop w:val="0"/>
              <w:marBottom w:val="0"/>
              <w:divBdr>
                <w:top w:val="none" w:sz="0" w:space="0" w:color="auto"/>
                <w:left w:val="none" w:sz="0" w:space="0" w:color="auto"/>
                <w:bottom w:val="none" w:sz="0" w:space="0" w:color="auto"/>
                <w:right w:val="none" w:sz="0" w:space="0" w:color="auto"/>
              </w:divBdr>
            </w:div>
            <w:div w:id="1727223558">
              <w:marLeft w:val="0"/>
              <w:marRight w:val="0"/>
              <w:marTop w:val="0"/>
              <w:marBottom w:val="0"/>
              <w:divBdr>
                <w:top w:val="none" w:sz="0" w:space="0" w:color="auto"/>
                <w:left w:val="none" w:sz="0" w:space="0" w:color="auto"/>
                <w:bottom w:val="none" w:sz="0" w:space="0" w:color="auto"/>
                <w:right w:val="none" w:sz="0" w:space="0" w:color="auto"/>
              </w:divBdr>
            </w:div>
            <w:div w:id="529074906">
              <w:marLeft w:val="0"/>
              <w:marRight w:val="0"/>
              <w:marTop w:val="0"/>
              <w:marBottom w:val="0"/>
              <w:divBdr>
                <w:top w:val="none" w:sz="0" w:space="0" w:color="auto"/>
                <w:left w:val="none" w:sz="0" w:space="0" w:color="auto"/>
                <w:bottom w:val="none" w:sz="0" w:space="0" w:color="auto"/>
                <w:right w:val="none" w:sz="0" w:space="0" w:color="auto"/>
              </w:divBdr>
            </w:div>
            <w:div w:id="1349792630">
              <w:marLeft w:val="0"/>
              <w:marRight w:val="0"/>
              <w:marTop w:val="0"/>
              <w:marBottom w:val="0"/>
              <w:divBdr>
                <w:top w:val="none" w:sz="0" w:space="0" w:color="auto"/>
                <w:left w:val="none" w:sz="0" w:space="0" w:color="auto"/>
                <w:bottom w:val="none" w:sz="0" w:space="0" w:color="auto"/>
                <w:right w:val="none" w:sz="0" w:space="0" w:color="auto"/>
              </w:divBdr>
            </w:div>
            <w:div w:id="1552882652">
              <w:marLeft w:val="0"/>
              <w:marRight w:val="0"/>
              <w:marTop w:val="0"/>
              <w:marBottom w:val="0"/>
              <w:divBdr>
                <w:top w:val="none" w:sz="0" w:space="0" w:color="auto"/>
                <w:left w:val="none" w:sz="0" w:space="0" w:color="auto"/>
                <w:bottom w:val="none" w:sz="0" w:space="0" w:color="auto"/>
                <w:right w:val="none" w:sz="0" w:space="0" w:color="auto"/>
              </w:divBdr>
            </w:div>
            <w:div w:id="1337003334">
              <w:marLeft w:val="0"/>
              <w:marRight w:val="0"/>
              <w:marTop w:val="0"/>
              <w:marBottom w:val="0"/>
              <w:divBdr>
                <w:top w:val="none" w:sz="0" w:space="0" w:color="auto"/>
                <w:left w:val="none" w:sz="0" w:space="0" w:color="auto"/>
                <w:bottom w:val="none" w:sz="0" w:space="0" w:color="auto"/>
                <w:right w:val="none" w:sz="0" w:space="0" w:color="auto"/>
              </w:divBdr>
            </w:div>
            <w:div w:id="1099911467">
              <w:marLeft w:val="0"/>
              <w:marRight w:val="0"/>
              <w:marTop w:val="0"/>
              <w:marBottom w:val="0"/>
              <w:divBdr>
                <w:top w:val="none" w:sz="0" w:space="0" w:color="auto"/>
                <w:left w:val="none" w:sz="0" w:space="0" w:color="auto"/>
                <w:bottom w:val="none" w:sz="0" w:space="0" w:color="auto"/>
                <w:right w:val="none" w:sz="0" w:space="0" w:color="auto"/>
              </w:divBdr>
            </w:div>
            <w:div w:id="185099331">
              <w:marLeft w:val="0"/>
              <w:marRight w:val="0"/>
              <w:marTop w:val="0"/>
              <w:marBottom w:val="0"/>
              <w:divBdr>
                <w:top w:val="none" w:sz="0" w:space="0" w:color="auto"/>
                <w:left w:val="none" w:sz="0" w:space="0" w:color="auto"/>
                <w:bottom w:val="none" w:sz="0" w:space="0" w:color="auto"/>
                <w:right w:val="none" w:sz="0" w:space="0" w:color="auto"/>
              </w:divBdr>
            </w:div>
            <w:div w:id="285625201">
              <w:marLeft w:val="0"/>
              <w:marRight w:val="0"/>
              <w:marTop w:val="0"/>
              <w:marBottom w:val="0"/>
              <w:divBdr>
                <w:top w:val="none" w:sz="0" w:space="0" w:color="auto"/>
                <w:left w:val="none" w:sz="0" w:space="0" w:color="auto"/>
                <w:bottom w:val="none" w:sz="0" w:space="0" w:color="auto"/>
                <w:right w:val="none" w:sz="0" w:space="0" w:color="auto"/>
              </w:divBdr>
            </w:div>
            <w:div w:id="1324167890">
              <w:marLeft w:val="0"/>
              <w:marRight w:val="0"/>
              <w:marTop w:val="0"/>
              <w:marBottom w:val="0"/>
              <w:divBdr>
                <w:top w:val="none" w:sz="0" w:space="0" w:color="auto"/>
                <w:left w:val="none" w:sz="0" w:space="0" w:color="auto"/>
                <w:bottom w:val="none" w:sz="0" w:space="0" w:color="auto"/>
                <w:right w:val="none" w:sz="0" w:space="0" w:color="auto"/>
              </w:divBdr>
            </w:div>
            <w:div w:id="1192648333">
              <w:marLeft w:val="0"/>
              <w:marRight w:val="0"/>
              <w:marTop w:val="0"/>
              <w:marBottom w:val="0"/>
              <w:divBdr>
                <w:top w:val="none" w:sz="0" w:space="0" w:color="auto"/>
                <w:left w:val="none" w:sz="0" w:space="0" w:color="auto"/>
                <w:bottom w:val="none" w:sz="0" w:space="0" w:color="auto"/>
                <w:right w:val="none" w:sz="0" w:space="0" w:color="auto"/>
              </w:divBdr>
            </w:div>
            <w:div w:id="1569613930">
              <w:marLeft w:val="0"/>
              <w:marRight w:val="0"/>
              <w:marTop w:val="0"/>
              <w:marBottom w:val="0"/>
              <w:divBdr>
                <w:top w:val="none" w:sz="0" w:space="0" w:color="auto"/>
                <w:left w:val="none" w:sz="0" w:space="0" w:color="auto"/>
                <w:bottom w:val="none" w:sz="0" w:space="0" w:color="auto"/>
                <w:right w:val="none" w:sz="0" w:space="0" w:color="auto"/>
              </w:divBdr>
            </w:div>
            <w:div w:id="1331562272">
              <w:marLeft w:val="0"/>
              <w:marRight w:val="0"/>
              <w:marTop w:val="0"/>
              <w:marBottom w:val="0"/>
              <w:divBdr>
                <w:top w:val="none" w:sz="0" w:space="0" w:color="auto"/>
                <w:left w:val="none" w:sz="0" w:space="0" w:color="auto"/>
                <w:bottom w:val="none" w:sz="0" w:space="0" w:color="auto"/>
                <w:right w:val="none" w:sz="0" w:space="0" w:color="auto"/>
              </w:divBdr>
            </w:div>
            <w:div w:id="1387337421">
              <w:marLeft w:val="0"/>
              <w:marRight w:val="0"/>
              <w:marTop w:val="0"/>
              <w:marBottom w:val="0"/>
              <w:divBdr>
                <w:top w:val="none" w:sz="0" w:space="0" w:color="auto"/>
                <w:left w:val="none" w:sz="0" w:space="0" w:color="auto"/>
                <w:bottom w:val="none" w:sz="0" w:space="0" w:color="auto"/>
                <w:right w:val="none" w:sz="0" w:space="0" w:color="auto"/>
              </w:divBdr>
            </w:div>
            <w:div w:id="1450007199">
              <w:marLeft w:val="0"/>
              <w:marRight w:val="0"/>
              <w:marTop w:val="0"/>
              <w:marBottom w:val="0"/>
              <w:divBdr>
                <w:top w:val="none" w:sz="0" w:space="0" w:color="auto"/>
                <w:left w:val="none" w:sz="0" w:space="0" w:color="auto"/>
                <w:bottom w:val="none" w:sz="0" w:space="0" w:color="auto"/>
                <w:right w:val="none" w:sz="0" w:space="0" w:color="auto"/>
              </w:divBdr>
            </w:div>
            <w:div w:id="637609582">
              <w:marLeft w:val="0"/>
              <w:marRight w:val="0"/>
              <w:marTop w:val="0"/>
              <w:marBottom w:val="0"/>
              <w:divBdr>
                <w:top w:val="none" w:sz="0" w:space="0" w:color="auto"/>
                <w:left w:val="none" w:sz="0" w:space="0" w:color="auto"/>
                <w:bottom w:val="none" w:sz="0" w:space="0" w:color="auto"/>
                <w:right w:val="none" w:sz="0" w:space="0" w:color="auto"/>
              </w:divBdr>
            </w:div>
            <w:div w:id="1761948761">
              <w:marLeft w:val="0"/>
              <w:marRight w:val="0"/>
              <w:marTop w:val="0"/>
              <w:marBottom w:val="0"/>
              <w:divBdr>
                <w:top w:val="none" w:sz="0" w:space="0" w:color="auto"/>
                <w:left w:val="none" w:sz="0" w:space="0" w:color="auto"/>
                <w:bottom w:val="none" w:sz="0" w:space="0" w:color="auto"/>
                <w:right w:val="none" w:sz="0" w:space="0" w:color="auto"/>
              </w:divBdr>
            </w:div>
            <w:div w:id="1114250429">
              <w:marLeft w:val="0"/>
              <w:marRight w:val="0"/>
              <w:marTop w:val="0"/>
              <w:marBottom w:val="0"/>
              <w:divBdr>
                <w:top w:val="none" w:sz="0" w:space="0" w:color="auto"/>
                <w:left w:val="none" w:sz="0" w:space="0" w:color="auto"/>
                <w:bottom w:val="none" w:sz="0" w:space="0" w:color="auto"/>
                <w:right w:val="none" w:sz="0" w:space="0" w:color="auto"/>
              </w:divBdr>
            </w:div>
            <w:div w:id="2095055053">
              <w:marLeft w:val="0"/>
              <w:marRight w:val="0"/>
              <w:marTop w:val="0"/>
              <w:marBottom w:val="0"/>
              <w:divBdr>
                <w:top w:val="none" w:sz="0" w:space="0" w:color="auto"/>
                <w:left w:val="none" w:sz="0" w:space="0" w:color="auto"/>
                <w:bottom w:val="none" w:sz="0" w:space="0" w:color="auto"/>
                <w:right w:val="none" w:sz="0" w:space="0" w:color="auto"/>
              </w:divBdr>
            </w:div>
            <w:div w:id="937299739">
              <w:marLeft w:val="0"/>
              <w:marRight w:val="0"/>
              <w:marTop w:val="0"/>
              <w:marBottom w:val="0"/>
              <w:divBdr>
                <w:top w:val="none" w:sz="0" w:space="0" w:color="auto"/>
                <w:left w:val="none" w:sz="0" w:space="0" w:color="auto"/>
                <w:bottom w:val="none" w:sz="0" w:space="0" w:color="auto"/>
                <w:right w:val="none" w:sz="0" w:space="0" w:color="auto"/>
              </w:divBdr>
            </w:div>
            <w:div w:id="145512209">
              <w:marLeft w:val="0"/>
              <w:marRight w:val="0"/>
              <w:marTop w:val="0"/>
              <w:marBottom w:val="0"/>
              <w:divBdr>
                <w:top w:val="none" w:sz="0" w:space="0" w:color="auto"/>
                <w:left w:val="none" w:sz="0" w:space="0" w:color="auto"/>
                <w:bottom w:val="none" w:sz="0" w:space="0" w:color="auto"/>
                <w:right w:val="none" w:sz="0" w:space="0" w:color="auto"/>
              </w:divBdr>
            </w:div>
            <w:div w:id="1277372510">
              <w:marLeft w:val="0"/>
              <w:marRight w:val="0"/>
              <w:marTop w:val="0"/>
              <w:marBottom w:val="0"/>
              <w:divBdr>
                <w:top w:val="none" w:sz="0" w:space="0" w:color="auto"/>
                <w:left w:val="none" w:sz="0" w:space="0" w:color="auto"/>
                <w:bottom w:val="none" w:sz="0" w:space="0" w:color="auto"/>
                <w:right w:val="none" w:sz="0" w:space="0" w:color="auto"/>
              </w:divBdr>
            </w:div>
            <w:div w:id="1031146240">
              <w:marLeft w:val="0"/>
              <w:marRight w:val="0"/>
              <w:marTop w:val="0"/>
              <w:marBottom w:val="0"/>
              <w:divBdr>
                <w:top w:val="none" w:sz="0" w:space="0" w:color="auto"/>
                <w:left w:val="none" w:sz="0" w:space="0" w:color="auto"/>
                <w:bottom w:val="none" w:sz="0" w:space="0" w:color="auto"/>
                <w:right w:val="none" w:sz="0" w:space="0" w:color="auto"/>
              </w:divBdr>
            </w:div>
            <w:div w:id="336347971">
              <w:marLeft w:val="0"/>
              <w:marRight w:val="0"/>
              <w:marTop w:val="0"/>
              <w:marBottom w:val="0"/>
              <w:divBdr>
                <w:top w:val="none" w:sz="0" w:space="0" w:color="auto"/>
                <w:left w:val="none" w:sz="0" w:space="0" w:color="auto"/>
                <w:bottom w:val="none" w:sz="0" w:space="0" w:color="auto"/>
                <w:right w:val="none" w:sz="0" w:space="0" w:color="auto"/>
              </w:divBdr>
            </w:div>
            <w:div w:id="273757780">
              <w:marLeft w:val="0"/>
              <w:marRight w:val="0"/>
              <w:marTop w:val="0"/>
              <w:marBottom w:val="0"/>
              <w:divBdr>
                <w:top w:val="none" w:sz="0" w:space="0" w:color="auto"/>
                <w:left w:val="none" w:sz="0" w:space="0" w:color="auto"/>
                <w:bottom w:val="none" w:sz="0" w:space="0" w:color="auto"/>
                <w:right w:val="none" w:sz="0" w:space="0" w:color="auto"/>
              </w:divBdr>
            </w:div>
            <w:div w:id="1587614872">
              <w:marLeft w:val="0"/>
              <w:marRight w:val="0"/>
              <w:marTop w:val="0"/>
              <w:marBottom w:val="0"/>
              <w:divBdr>
                <w:top w:val="none" w:sz="0" w:space="0" w:color="auto"/>
                <w:left w:val="none" w:sz="0" w:space="0" w:color="auto"/>
                <w:bottom w:val="none" w:sz="0" w:space="0" w:color="auto"/>
                <w:right w:val="none" w:sz="0" w:space="0" w:color="auto"/>
              </w:divBdr>
            </w:div>
            <w:div w:id="322199209">
              <w:marLeft w:val="0"/>
              <w:marRight w:val="0"/>
              <w:marTop w:val="0"/>
              <w:marBottom w:val="0"/>
              <w:divBdr>
                <w:top w:val="none" w:sz="0" w:space="0" w:color="auto"/>
                <w:left w:val="none" w:sz="0" w:space="0" w:color="auto"/>
                <w:bottom w:val="none" w:sz="0" w:space="0" w:color="auto"/>
                <w:right w:val="none" w:sz="0" w:space="0" w:color="auto"/>
              </w:divBdr>
            </w:div>
            <w:div w:id="197471877">
              <w:marLeft w:val="0"/>
              <w:marRight w:val="0"/>
              <w:marTop w:val="0"/>
              <w:marBottom w:val="0"/>
              <w:divBdr>
                <w:top w:val="none" w:sz="0" w:space="0" w:color="auto"/>
                <w:left w:val="none" w:sz="0" w:space="0" w:color="auto"/>
                <w:bottom w:val="none" w:sz="0" w:space="0" w:color="auto"/>
                <w:right w:val="none" w:sz="0" w:space="0" w:color="auto"/>
              </w:divBdr>
            </w:div>
            <w:div w:id="743262526">
              <w:marLeft w:val="0"/>
              <w:marRight w:val="0"/>
              <w:marTop w:val="0"/>
              <w:marBottom w:val="0"/>
              <w:divBdr>
                <w:top w:val="none" w:sz="0" w:space="0" w:color="auto"/>
                <w:left w:val="none" w:sz="0" w:space="0" w:color="auto"/>
                <w:bottom w:val="none" w:sz="0" w:space="0" w:color="auto"/>
                <w:right w:val="none" w:sz="0" w:space="0" w:color="auto"/>
              </w:divBdr>
            </w:div>
            <w:div w:id="1956250982">
              <w:marLeft w:val="0"/>
              <w:marRight w:val="0"/>
              <w:marTop w:val="0"/>
              <w:marBottom w:val="0"/>
              <w:divBdr>
                <w:top w:val="none" w:sz="0" w:space="0" w:color="auto"/>
                <w:left w:val="none" w:sz="0" w:space="0" w:color="auto"/>
                <w:bottom w:val="none" w:sz="0" w:space="0" w:color="auto"/>
                <w:right w:val="none" w:sz="0" w:space="0" w:color="auto"/>
              </w:divBdr>
            </w:div>
            <w:div w:id="466362858">
              <w:marLeft w:val="0"/>
              <w:marRight w:val="0"/>
              <w:marTop w:val="0"/>
              <w:marBottom w:val="0"/>
              <w:divBdr>
                <w:top w:val="none" w:sz="0" w:space="0" w:color="auto"/>
                <w:left w:val="none" w:sz="0" w:space="0" w:color="auto"/>
                <w:bottom w:val="none" w:sz="0" w:space="0" w:color="auto"/>
                <w:right w:val="none" w:sz="0" w:space="0" w:color="auto"/>
              </w:divBdr>
            </w:div>
            <w:div w:id="616719732">
              <w:marLeft w:val="0"/>
              <w:marRight w:val="0"/>
              <w:marTop w:val="0"/>
              <w:marBottom w:val="0"/>
              <w:divBdr>
                <w:top w:val="none" w:sz="0" w:space="0" w:color="auto"/>
                <w:left w:val="none" w:sz="0" w:space="0" w:color="auto"/>
                <w:bottom w:val="none" w:sz="0" w:space="0" w:color="auto"/>
                <w:right w:val="none" w:sz="0" w:space="0" w:color="auto"/>
              </w:divBdr>
            </w:div>
            <w:div w:id="979187743">
              <w:marLeft w:val="0"/>
              <w:marRight w:val="0"/>
              <w:marTop w:val="0"/>
              <w:marBottom w:val="0"/>
              <w:divBdr>
                <w:top w:val="none" w:sz="0" w:space="0" w:color="auto"/>
                <w:left w:val="none" w:sz="0" w:space="0" w:color="auto"/>
                <w:bottom w:val="none" w:sz="0" w:space="0" w:color="auto"/>
                <w:right w:val="none" w:sz="0" w:space="0" w:color="auto"/>
              </w:divBdr>
            </w:div>
            <w:div w:id="365301579">
              <w:marLeft w:val="0"/>
              <w:marRight w:val="0"/>
              <w:marTop w:val="0"/>
              <w:marBottom w:val="0"/>
              <w:divBdr>
                <w:top w:val="none" w:sz="0" w:space="0" w:color="auto"/>
                <w:left w:val="none" w:sz="0" w:space="0" w:color="auto"/>
                <w:bottom w:val="none" w:sz="0" w:space="0" w:color="auto"/>
                <w:right w:val="none" w:sz="0" w:space="0" w:color="auto"/>
              </w:divBdr>
            </w:div>
            <w:div w:id="774904494">
              <w:marLeft w:val="0"/>
              <w:marRight w:val="0"/>
              <w:marTop w:val="0"/>
              <w:marBottom w:val="0"/>
              <w:divBdr>
                <w:top w:val="none" w:sz="0" w:space="0" w:color="auto"/>
                <w:left w:val="none" w:sz="0" w:space="0" w:color="auto"/>
                <w:bottom w:val="none" w:sz="0" w:space="0" w:color="auto"/>
                <w:right w:val="none" w:sz="0" w:space="0" w:color="auto"/>
              </w:divBdr>
            </w:div>
            <w:div w:id="471483130">
              <w:marLeft w:val="0"/>
              <w:marRight w:val="0"/>
              <w:marTop w:val="0"/>
              <w:marBottom w:val="0"/>
              <w:divBdr>
                <w:top w:val="none" w:sz="0" w:space="0" w:color="auto"/>
                <w:left w:val="none" w:sz="0" w:space="0" w:color="auto"/>
                <w:bottom w:val="none" w:sz="0" w:space="0" w:color="auto"/>
                <w:right w:val="none" w:sz="0" w:space="0" w:color="auto"/>
              </w:divBdr>
            </w:div>
            <w:div w:id="61757586">
              <w:marLeft w:val="0"/>
              <w:marRight w:val="0"/>
              <w:marTop w:val="0"/>
              <w:marBottom w:val="0"/>
              <w:divBdr>
                <w:top w:val="none" w:sz="0" w:space="0" w:color="auto"/>
                <w:left w:val="none" w:sz="0" w:space="0" w:color="auto"/>
                <w:bottom w:val="none" w:sz="0" w:space="0" w:color="auto"/>
                <w:right w:val="none" w:sz="0" w:space="0" w:color="auto"/>
              </w:divBdr>
            </w:div>
            <w:div w:id="1887332471">
              <w:marLeft w:val="0"/>
              <w:marRight w:val="0"/>
              <w:marTop w:val="0"/>
              <w:marBottom w:val="0"/>
              <w:divBdr>
                <w:top w:val="none" w:sz="0" w:space="0" w:color="auto"/>
                <w:left w:val="none" w:sz="0" w:space="0" w:color="auto"/>
                <w:bottom w:val="none" w:sz="0" w:space="0" w:color="auto"/>
                <w:right w:val="none" w:sz="0" w:space="0" w:color="auto"/>
              </w:divBdr>
            </w:div>
            <w:div w:id="990062609">
              <w:marLeft w:val="0"/>
              <w:marRight w:val="0"/>
              <w:marTop w:val="0"/>
              <w:marBottom w:val="0"/>
              <w:divBdr>
                <w:top w:val="none" w:sz="0" w:space="0" w:color="auto"/>
                <w:left w:val="none" w:sz="0" w:space="0" w:color="auto"/>
                <w:bottom w:val="none" w:sz="0" w:space="0" w:color="auto"/>
                <w:right w:val="none" w:sz="0" w:space="0" w:color="auto"/>
              </w:divBdr>
            </w:div>
            <w:div w:id="928003604">
              <w:marLeft w:val="0"/>
              <w:marRight w:val="0"/>
              <w:marTop w:val="0"/>
              <w:marBottom w:val="0"/>
              <w:divBdr>
                <w:top w:val="none" w:sz="0" w:space="0" w:color="auto"/>
                <w:left w:val="none" w:sz="0" w:space="0" w:color="auto"/>
                <w:bottom w:val="none" w:sz="0" w:space="0" w:color="auto"/>
                <w:right w:val="none" w:sz="0" w:space="0" w:color="auto"/>
              </w:divBdr>
            </w:div>
            <w:div w:id="931621277">
              <w:marLeft w:val="0"/>
              <w:marRight w:val="0"/>
              <w:marTop w:val="0"/>
              <w:marBottom w:val="0"/>
              <w:divBdr>
                <w:top w:val="none" w:sz="0" w:space="0" w:color="auto"/>
                <w:left w:val="none" w:sz="0" w:space="0" w:color="auto"/>
                <w:bottom w:val="none" w:sz="0" w:space="0" w:color="auto"/>
                <w:right w:val="none" w:sz="0" w:space="0" w:color="auto"/>
              </w:divBdr>
            </w:div>
            <w:div w:id="1617759015">
              <w:marLeft w:val="0"/>
              <w:marRight w:val="0"/>
              <w:marTop w:val="0"/>
              <w:marBottom w:val="0"/>
              <w:divBdr>
                <w:top w:val="none" w:sz="0" w:space="0" w:color="auto"/>
                <w:left w:val="none" w:sz="0" w:space="0" w:color="auto"/>
                <w:bottom w:val="none" w:sz="0" w:space="0" w:color="auto"/>
                <w:right w:val="none" w:sz="0" w:space="0" w:color="auto"/>
              </w:divBdr>
            </w:div>
            <w:div w:id="1722561444">
              <w:marLeft w:val="0"/>
              <w:marRight w:val="0"/>
              <w:marTop w:val="0"/>
              <w:marBottom w:val="0"/>
              <w:divBdr>
                <w:top w:val="none" w:sz="0" w:space="0" w:color="auto"/>
                <w:left w:val="none" w:sz="0" w:space="0" w:color="auto"/>
                <w:bottom w:val="none" w:sz="0" w:space="0" w:color="auto"/>
                <w:right w:val="none" w:sz="0" w:space="0" w:color="auto"/>
              </w:divBdr>
            </w:div>
            <w:div w:id="636423042">
              <w:marLeft w:val="0"/>
              <w:marRight w:val="0"/>
              <w:marTop w:val="0"/>
              <w:marBottom w:val="0"/>
              <w:divBdr>
                <w:top w:val="none" w:sz="0" w:space="0" w:color="auto"/>
                <w:left w:val="none" w:sz="0" w:space="0" w:color="auto"/>
                <w:bottom w:val="none" w:sz="0" w:space="0" w:color="auto"/>
                <w:right w:val="none" w:sz="0" w:space="0" w:color="auto"/>
              </w:divBdr>
            </w:div>
            <w:div w:id="2062973433">
              <w:marLeft w:val="0"/>
              <w:marRight w:val="0"/>
              <w:marTop w:val="0"/>
              <w:marBottom w:val="0"/>
              <w:divBdr>
                <w:top w:val="none" w:sz="0" w:space="0" w:color="auto"/>
                <w:left w:val="none" w:sz="0" w:space="0" w:color="auto"/>
                <w:bottom w:val="none" w:sz="0" w:space="0" w:color="auto"/>
                <w:right w:val="none" w:sz="0" w:space="0" w:color="auto"/>
              </w:divBdr>
            </w:div>
            <w:div w:id="1621496718">
              <w:marLeft w:val="0"/>
              <w:marRight w:val="0"/>
              <w:marTop w:val="0"/>
              <w:marBottom w:val="0"/>
              <w:divBdr>
                <w:top w:val="none" w:sz="0" w:space="0" w:color="auto"/>
                <w:left w:val="none" w:sz="0" w:space="0" w:color="auto"/>
                <w:bottom w:val="none" w:sz="0" w:space="0" w:color="auto"/>
                <w:right w:val="none" w:sz="0" w:space="0" w:color="auto"/>
              </w:divBdr>
            </w:div>
            <w:div w:id="1202478759">
              <w:marLeft w:val="0"/>
              <w:marRight w:val="0"/>
              <w:marTop w:val="0"/>
              <w:marBottom w:val="0"/>
              <w:divBdr>
                <w:top w:val="none" w:sz="0" w:space="0" w:color="auto"/>
                <w:left w:val="none" w:sz="0" w:space="0" w:color="auto"/>
                <w:bottom w:val="none" w:sz="0" w:space="0" w:color="auto"/>
                <w:right w:val="none" w:sz="0" w:space="0" w:color="auto"/>
              </w:divBdr>
            </w:div>
            <w:div w:id="1627080322">
              <w:marLeft w:val="0"/>
              <w:marRight w:val="0"/>
              <w:marTop w:val="0"/>
              <w:marBottom w:val="0"/>
              <w:divBdr>
                <w:top w:val="none" w:sz="0" w:space="0" w:color="auto"/>
                <w:left w:val="none" w:sz="0" w:space="0" w:color="auto"/>
                <w:bottom w:val="none" w:sz="0" w:space="0" w:color="auto"/>
                <w:right w:val="none" w:sz="0" w:space="0" w:color="auto"/>
              </w:divBdr>
            </w:div>
            <w:div w:id="325478780">
              <w:marLeft w:val="0"/>
              <w:marRight w:val="0"/>
              <w:marTop w:val="0"/>
              <w:marBottom w:val="0"/>
              <w:divBdr>
                <w:top w:val="none" w:sz="0" w:space="0" w:color="auto"/>
                <w:left w:val="none" w:sz="0" w:space="0" w:color="auto"/>
                <w:bottom w:val="none" w:sz="0" w:space="0" w:color="auto"/>
                <w:right w:val="none" w:sz="0" w:space="0" w:color="auto"/>
              </w:divBdr>
            </w:div>
            <w:div w:id="1777213102">
              <w:marLeft w:val="0"/>
              <w:marRight w:val="0"/>
              <w:marTop w:val="0"/>
              <w:marBottom w:val="0"/>
              <w:divBdr>
                <w:top w:val="none" w:sz="0" w:space="0" w:color="auto"/>
                <w:left w:val="none" w:sz="0" w:space="0" w:color="auto"/>
                <w:bottom w:val="none" w:sz="0" w:space="0" w:color="auto"/>
                <w:right w:val="none" w:sz="0" w:space="0" w:color="auto"/>
              </w:divBdr>
            </w:div>
            <w:div w:id="2805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4680">
      <w:bodyDiv w:val="1"/>
      <w:marLeft w:val="0"/>
      <w:marRight w:val="0"/>
      <w:marTop w:val="0"/>
      <w:marBottom w:val="0"/>
      <w:divBdr>
        <w:top w:val="none" w:sz="0" w:space="0" w:color="auto"/>
        <w:left w:val="none" w:sz="0" w:space="0" w:color="auto"/>
        <w:bottom w:val="none" w:sz="0" w:space="0" w:color="auto"/>
        <w:right w:val="none" w:sz="0" w:space="0" w:color="auto"/>
      </w:divBdr>
    </w:div>
    <w:div w:id="929893084">
      <w:bodyDiv w:val="1"/>
      <w:marLeft w:val="0"/>
      <w:marRight w:val="0"/>
      <w:marTop w:val="0"/>
      <w:marBottom w:val="0"/>
      <w:divBdr>
        <w:top w:val="none" w:sz="0" w:space="0" w:color="auto"/>
        <w:left w:val="none" w:sz="0" w:space="0" w:color="auto"/>
        <w:bottom w:val="none" w:sz="0" w:space="0" w:color="auto"/>
        <w:right w:val="none" w:sz="0" w:space="0" w:color="auto"/>
      </w:divBdr>
    </w:div>
    <w:div w:id="982587363">
      <w:bodyDiv w:val="1"/>
      <w:marLeft w:val="0"/>
      <w:marRight w:val="0"/>
      <w:marTop w:val="0"/>
      <w:marBottom w:val="0"/>
      <w:divBdr>
        <w:top w:val="none" w:sz="0" w:space="0" w:color="auto"/>
        <w:left w:val="none" w:sz="0" w:space="0" w:color="auto"/>
        <w:bottom w:val="none" w:sz="0" w:space="0" w:color="auto"/>
        <w:right w:val="none" w:sz="0" w:space="0" w:color="auto"/>
      </w:divBdr>
      <w:divsChild>
        <w:div w:id="1269198257">
          <w:marLeft w:val="0"/>
          <w:marRight w:val="0"/>
          <w:marTop w:val="0"/>
          <w:marBottom w:val="0"/>
          <w:divBdr>
            <w:top w:val="none" w:sz="0" w:space="0" w:color="auto"/>
            <w:left w:val="none" w:sz="0" w:space="0" w:color="auto"/>
            <w:bottom w:val="none" w:sz="0" w:space="0" w:color="auto"/>
            <w:right w:val="none" w:sz="0" w:space="0" w:color="auto"/>
          </w:divBdr>
          <w:divsChild>
            <w:div w:id="1396200">
              <w:marLeft w:val="0"/>
              <w:marRight w:val="0"/>
              <w:marTop w:val="0"/>
              <w:marBottom w:val="0"/>
              <w:divBdr>
                <w:top w:val="none" w:sz="0" w:space="0" w:color="auto"/>
                <w:left w:val="none" w:sz="0" w:space="0" w:color="auto"/>
                <w:bottom w:val="none" w:sz="0" w:space="0" w:color="auto"/>
                <w:right w:val="none" w:sz="0" w:space="0" w:color="auto"/>
              </w:divBdr>
            </w:div>
          </w:divsChild>
        </w:div>
        <w:div w:id="406683535">
          <w:marLeft w:val="0"/>
          <w:marRight w:val="0"/>
          <w:marTop w:val="0"/>
          <w:marBottom w:val="0"/>
          <w:divBdr>
            <w:top w:val="none" w:sz="0" w:space="0" w:color="auto"/>
            <w:left w:val="none" w:sz="0" w:space="0" w:color="auto"/>
            <w:bottom w:val="none" w:sz="0" w:space="0" w:color="auto"/>
            <w:right w:val="none" w:sz="0" w:space="0" w:color="auto"/>
          </w:divBdr>
          <w:divsChild>
            <w:div w:id="9015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0243">
      <w:bodyDiv w:val="1"/>
      <w:marLeft w:val="0"/>
      <w:marRight w:val="0"/>
      <w:marTop w:val="0"/>
      <w:marBottom w:val="0"/>
      <w:divBdr>
        <w:top w:val="none" w:sz="0" w:space="0" w:color="auto"/>
        <w:left w:val="none" w:sz="0" w:space="0" w:color="auto"/>
        <w:bottom w:val="none" w:sz="0" w:space="0" w:color="auto"/>
        <w:right w:val="none" w:sz="0" w:space="0" w:color="auto"/>
      </w:divBdr>
    </w:div>
    <w:div w:id="1028064012">
      <w:bodyDiv w:val="1"/>
      <w:marLeft w:val="0"/>
      <w:marRight w:val="0"/>
      <w:marTop w:val="0"/>
      <w:marBottom w:val="0"/>
      <w:divBdr>
        <w:top w:val="none" w:sz="0" w:space="0" w:color="auto"/>
        <w:left w:val="none" w:sz="0" w:space="0" w:color="auto"/>
        <w:bottom w:val="none" w:sz="0" w:space="0" w:color="auto"/>
        <w:right w:val="none" w:sz="0" w:space="0" w:color="auto"/>
      </w:divBdr>
    </w:div>
    <w:div w:id="1031612213">
      <w:bodyDiv w:val="1"/>
      <w:marLeft w:val="0"/>
      <w:marRight w:val="0"/>
      <w:marTop w:val="0"/>
      <w:marBottom w:val="0"/>
      <w:divBdr>
        <w:top w:val="none" w:sz="0" w:space="0" w:color="auto"/>
        <w:left w:val="none" w:sz="0" w:space="0" w:color="auto"/>
        <w:bottom w:val="none" w:sz="0" w:space="0" w:color="auto"/>
        <w:right w:val="none" w:sz="0" w:space="0" w:color="auto"/>
      </w:divBdr>
      <w:divsChild>
        <w:div w:id="1935361087">
          <w:marLeft w:val="0"/>
          <w:marRight w:val="0"/>
          <w:marTop w:val="0"/>
          <w:marBottom w:val="0"/>
          <w:divBdr>
            <w:top w:val="none" w:sz="0" w:space="0" w:color="auto"/>
            <w:left w:val="none" w:sz="0" w:space="0" w:color="auto"/>
            <w:bottom w:val="none" w:sz="0" w:space="0" w:color="auto"/>
            <w:right w:val="none" w:sz="0" w:space="0" w:color="auto"/>
          </w:divBdr>
        </w:div>
        <w:div w:id="625548874">
          <w:marLeft w:val="0"/>
          <w:marRight w:val="0"/>
          <w:marTop w:val="0"/>
          <w:marBottom w:val="0"/>
          <w:divBdr>
            <w:top w:val="none" w:sz="0" w:space="0" w:color="auto"/>
            <w:left w:val="none" w:sz="0" w:space="0" w:color="auto"/>
            <w:bottom w:val="none" w:sz="0" w:space="0" w:color="auto"/>
            <w:right w:val="none" w:sz="0" w:space="0" w:color="auto"/>
          </w:divBdr>
        </w:div>
        <w:div w:id="1787851694">
          <w:marLeft w:val="0"/>
          <w:marRight w:val="0"/>
          <w:marTop w:val="0"/>
          <w:marBottom w:val="0"/>
          <w:divBdr>
            <w:top w:val="none" w:sz="0" w:space="0" w:color="auto"/>
            <w:left w:val="none" w:sz="0" w:space="0" w:color="auto"/>
            <w:bottom w:val="none" w:sz="0" w:space="0" w:color="auto"/>
            <w:right w:val="none" w:sz="0" w:space="0" w:color="auto"/>
          </w:divBdr>
        </w:div>
        <w:div w:id="634526874">
          <w:marLeft w:val="0"/>
          <w:marRight w:val="0"/>
          <w:marTop w:val="0"/>
          <w:marBottom w:val="0"/>
          <w:divBdr>
            <w:top w:val="none" w:sz="0" w:space="0" w:color="auto"/>
            <w:left w:val="none" w:sz="0" w:space="0" w:color="auto"/>
            <w:bottom w:val="none" w:sz="0" w:space="0" w:color="auto"/>
            <w:right w:val="none" w:sz="0" w:space="0" w:color="auto"/>
          </w:divBdr>
        </w:div>
        <w:div w:id="1257133401">
          <w:marLeft w:val="0"/>
          <w:marRight w:val="0"/>
          <w:marTop w:val="0"/>
          <w:marBottom w:val="0"/>
          <w:divBdr>
            <w:top w:val="none" w:sz="0" w:space="0" w:color="auto"/>
            <w:left w:val="none" w:sz="0" w:space="0" w:color="auto"/>
            <w:bottom w:val="none" w:sz="0" w:space="0" w:color="auto"/>
            <w:right w:val="none" w:sz="0" w:space="0" w:color="auto"/>
          </w:divBdr>
        </w:div>
        <w:div w:id="1403213210">
          <w:marLeft w:val="0"/>
          <w:marRight w:val="0"/>
          <w:marTop w:val="0"/>
          <w:marBottom w:val="0"/>
          <w:divBdr>
            <w:top w:val="none" w:sz="0" w:space="0" w:color="auto"/>
            <w:left w:val="none" w:sz="0" w:space="0" w:color="auto"/>
            <w:bottom w:val="none" w:sz="0" w:space="0" w:color="auto"/>
            <w:right w:val="none" w:sz="0" w:space="0" w:color="auto"/>
          </w:divBdr>
        </w:div>
        <w:div w:id="1456943568">
          <w:marLeft w:val="0"/>
          <w:marRight w:val="0"/>
          <w:marTop w:val="0"/>
          <w:marBottom w:val="0"/>
          <w:divBdr>
            <w:top w:val="none" w:sz="0" w:space="0" w:color="auto"/>
            <w:left w:val="none" w:sz="0" w:space="0" w:color="auto"/>
            <w:bottom w:val="none" w:sz="0" w:space="0" w:color="auto"/>
            <w:right w:val="none" w:sz="0" w:space="0" w:color="auto"/>
          </w:divBdr>
        </w:div>
      </w:divsChild>
    </w:div>
    <w:div w:id="1051811868">
      <w:bodyDiv w:val="1"/>
      <w:marLeft w:val="0"/>
      <w:marRight w:val="0"/>
      <w:marTop w:val="0"/>
      <w:marBottom w:val="0"/>
      <w:divBdr>
        <w:top w:val="none" w:sz="0" w:space="0" w:color="auto"/>
        <w:left w:val="none" w:sz="0" w:space="0" w:color="auto"/>
        <w:bottom w:val="none" w:sz="0" w:space="0" w:color="auto"/>
        <w:right w:val="none" w:sz="0" w:space="0" w:color="auto"/>
      </w:divBdr>
    </w:div>
    <w:div w:id="1065181685">
      <w:bodyDiv w:val="1"/>
      <w:marLeft w:val="0"/>
      <w:marRight w:val="0"/>
      <w:marTop w:val="0"/>
      <w:marBottom w:val="0"/>
      <w:divBdr>
        <w:top w:val="none" w:sz="0" w:space="0" w:color="auto"/>
        <w:left w:val="none" w:sz="0" w:space="0" w:color="auto"/>
        <w:bottom w:val="none" w:sz="0" w:space="0" w:color="auto"/>
        <w:right w:val="none" w:sz="0" w:space="0" w:color="auto"/>
      </w:divBdr>
    </w:div>
    <w:div w:id="1068383393">
      <w:bodyDiv w:val="1"/>
      <w:marLeft w:val="0"/>
      <w:marRight w:val="0"/>
      <w:marTop w:val="0"/>
      <w:marBottom w:val="0"/>
      <w:divBdr>
        <w:top w:val="none" w:sz="0" w:space="0" w:color="auto"/>
        <w:left w:val="none" w:sz="0" w:space="0" w:color="auto"/>
        <w:bottom w:val="none" w:sz="0" w:space="0" w:color="auto"/>
        <w:right w:val="none" w:sz="0" w:space="0" w:color="auto"/>
      </w:divBdr>
    </w:div>
    <w:div w:id="1107625703">
      <w:bodyDiv w:val="1"/>
      <w:marLeft w:val="0"/>
      <w:marRight w:val="0"/>
      <w:marTop w:val="0"/>
      <w:marBottom w:val="0"/>
      <w:divBdr>
        <w:top w:val="none" w:sz="0" w:space="0" w:color="auto"/>
        <w:left w:val="none" w:sz="0" w:space="0" w:color="auto"/>
        <w:bottom w:val="none" w:sz="0" w:space="0" w:color="auto"/>
        <w:right w:val="none" w:sz="0" w:space="0" w:color="auto"/>
      </w:divBdr>
    </w:div>
    <w:div w:id="1122114411">
      <w:bodyDiv w:val="1"/>
      <w:marLeft w:val="0"/>
      <w:marRight w:val="0"/>
      <w:marTop w:val="0"/>
      <w:marBottom w:val="0"/>
      <w:divBdr>
        <w:top w:val="none" w:sz="0" w:space="0" w:color="auto"/>
        <w:left w:val="none" w:sz="0" w:space="0" w:color="auto"/>
        <w:bottom w:val="none" w:sz="0" w:space="0" w:color="auto"/>
        <w:right w:val="none" w:sz="0" w:space="0" w:color="auto"/>
      </w:divBdr>
    </w:div>
    <w:div w:id="1122190642">
      <w:bodyDiv w:val="1"/>
      <w:marLeft w:val="0"/>
      <w:marRight w:val="0"/>
      <w:marTop w:val="0"/>
      <w:marBottom w:val="0"/>
      <w:divBdr>
        <w:top w:val="none" w:sz="0" w:space="0" w:color="auto"/>
        <w:left w:val="none" w:sz="0" w:space="0" w:color="auto"/>
        <w:bottom w:val="none" w:sz="0" w:space="0" w:color="auto"/>
        <w:right w:val="none" w:sz="0" w:space="0" w:color="auto"/>
      </w:divBdr>
    </w:div>
    <w:div w:id="1124077920">
      <w:bodyDiv w:val="1"/>
      <w:marLeft w:val="0"/>
      <w:marRight w:val="0"/>
      <w:marTop w:val="0"/>
      <w:marBottom w:val="0"/>
      <w:divBdr>
        <w:top w:val="none" w:sz="0" w:space="0" w:color="auto"/>
        <w:left w:val="none" w:sz="0" w:space="0" w:color="auto"/>
        <w:bottom w:val="none" w:sz="0" w:space="0" w:color="auto"/>
        <w:right w:val="none" w:sz="0" w:space="0" w:color="auto"/>
      </w:divBdr>
    </w:div>
    <w:div w:id="1215190804">
      <w:bodyDiv w:val="1"/>
      <w:marLeft w:val="0"/>
      <w:marRight w:val="0"/>
      <w:marTop w:val="0"/>
      <w:marBottom w:val="0"/>
      <w:divBdr>
        <w:top w:val="none" w:sz="0" w:space="0" w:color="auto"/>
        <w:left w:val="none" w:sz="0" w:space="0" w:color="auto"/>
        <w:bottom w:val="none" w:sz="0" w:space="0" w:color="auto"/>
        <w:right w:val="none" w:sz="0" w:space="0" w:color="auto"/>
      </w:divBdr>
      <w:divsChild>
        <w:div w:id="878781737">
          <w:marLeft w:val="0"/>
          <w:marRight w:val="0"/>
          <w:marTop w:val="0"/>
          <w:marBottom w:val="0"/>
          <w:divBdr>
            <w:top w:val="none" w:sz="0" w:space="0" w:color="auto"/>
            <w:left w:val="none" w:sz="0" w:space="0" w:color="auto"/>
            <w:bottom w:val="none" w:sz="0" w:space="0" w:color="auto"/>
            <w:right w:val="none" w:sz="0" w:space="0" w:color="auto"/>
          </w:divBdr>
          <w:divsChild>
            <w:div w:id="1698043887">
              <w:marLeft w:val="0"/>
              <w:marRight w:val="0"/>
              <w:marTop w:val="0"/>
              <w:marBottom w:val="0"/>
              <w:divBdr>
                <w:top w:val="none" w:sz="0" w:space="0" w:color="auto"/>
                <w:left w:val="none" w:sz="0" w:space="0" w:color="auto"/>
                <w:bottom w:val="none" w:sz="0" w:space="0" w:color="auto"/>
                <w:right w:val="none" w:sz="0" w:space="0" w:color="auto"/>
              </w:divBdr>
            </w:div>
          </w:divsChild>
        </w:div>
        <w:div w:id="1241595096">
          <w:marLeft w:val="0"/>
          <w:marRight w:val="0"/>
          <w:marTop w:val="0"/>
          <w:marBottom w:val="0"/>
          <w:divBdr>
            <w:top w:val="none" w:sz="0" w:space="0" w:color="auto"/>
            <w:left w:val="none" w:sz="0" w:space="0" w:color="auto"/>
            <w:bottom w:val="none" w:sz="0" w:space="0" w:color="auto"/>
            <w:right w:val="none" w:sz="0" w:space="0" w:color="auto"/>
          </w:divBdr>
          <w:divsChild>
            <w:div w:id="9187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2776">
      <w:bodyDiv w:val="1"/>
      <w:marLeft w:val="0"/>
      <w:marRight w:val="0"/>
      <w:marTop w:val="0"/>
      <w:marBottom w:val="0"/>
      <w:divBdr>
        <w:top w:val="none" w:sz="0" w:space="0" w:color="auto"/>
        <w:left w:val="none" w:sz="0" w:space="0" w:color="auto"/>
        <w:bottom w:val="none" w:sz="0" w:space="0" w:color="auto"/>
        <w:right w:val="none" w:sz="0" w:space="0" w:color="auto"/>
      </w:divBdr>
    </w:div>
    <w:div w:id="1327856762">
      <w:bodyDiv w:val="1"/>
      <w:marLeft w:val="0"/>
      <w:marRight w:val="0"/>
      <w:marTop w:val="0"/>
      <w:marBottom w:val="0"/>
      <w:divBdr>
        <w:top w:val="none" w:sz="0" w:space="0" w:color="auto"/>
        <w:left w:val="none" w:sz="0" w:space="0" w:color="auto"/>
        <w:bottom w:val="none" w:sz="0" w:space="0" w:color="auto"/>
        <w:right w:val="none" w:sz="0" w:space="0" w:color="auto"/>
      </w:divBdr>
    </w:div>
    <w:div w:id="1329140766">
      <w:bodyDiv w:val="1"/>
      <w:marLeft w:val="0"/>
      <w:marRight w:val="0"/>
      <w:marTop w:val="0"/>
      <w:marBottom w:val="0"/>
      <w:divBdr>
        <w:top w:val="none" w:sz="0" w:space="0" w:color="auto"/>
        <w:left w:val="none" w:sz="0" w:space="0" w:color="auto"/>
        <w:bottom w:val="none" w:sz="0" w:space="0" w:color="auto"/>
        <w:right w:val="none" w:sz="0" w:space="0" w:color="auto"/>
      </w:divBdr>
    </w:div>
    <w:div w:id="1340812853">
      <w:bodyDiv w:val="1"/>
      <w:marLeft w:val="0"/>
      <w:marRight w:val="0"/>
      <w:marTop w:val="0"/>
      <w:marBottom w:val="0"/>
      <w:divBdr>
        <w:top w:val="none" w:sz="0" w:space="0" w:color="auto"/>
        <w:left w:val="none" w:sz="0" w:space="0" w:color="auto"/>
        <w:bottom w:val="none" w:sz="0" w:space="0" w:color="auto"/>
        <w:right w:val="none" w:sz="0" w:space="0" w:color="auto"/>
      </w:divBdr>
    </w:div>
    <w:div w:id="1373577335">
      <w:bodyDiv w:val="1"/>
      <w:marLeft w:val="0"/>
      <w:marRight w:val="0"/>
      <w:marTop w:val="0"/>
      <w:marBottom w:val="0"/>
      <w:divBdr>
        <w:top w:val="none" w:sz="0" w:space="0" w:color="auto"/>
        <w:left w:val="none" w:sz="0" w:space="0" w:color="auto"/>
        <w:bottom w:val="none" w:sz="0" w:space="0" w:color="auto"/>
        <w:right w:val="none" w:sz="0" w:space="0" w:color="auto"/>
      </w:divBdr>
    </w:div>
    <w:div w:id="1399398187">
      <w:bodyDiv w:val="1"/>
      <w:marLeft w:val="0"/>
      <w:marRight w:val="0"/>
      <w:marTop w:val="0"/>
      <w:marBottom w:val="0"/>
      <w:divBdr>
        <w:top w:val="none" w:sz="0" w:space="0" w:color="auto"/>
        <w:left w:val="none" w:sz="0" w:space="0" w:color="auto"/>
        <w:bottom w:val="none" w:sz="0" w:space="0" w:color="auto"/>
        <w:right w:val="none" w:sz="0" w:space="0" w:color="auto"/>
      </w:divBdr>
    </w:div>
    <w:div w:id="1443452934">
      <w:bodyDiv w:val="1"/>
      <w:marLeft w:val="0"/>
      <w:marRight w:val="0"/>
      <w:marTop w:val="0"/>
      <w:marBottom w:val="0"/>
      <w:divBdr>
        <w:top w:val="none" w:sz="0" w:space="0" w:color="auto"/>
        <w:left w:val="none" w:sz="0" w:space="0" w:color="auto"/>
        <w:bottom w:val="none" w:sz="0" w:space="0" w:color="auto"/>
        <w:right w:val="none" w:sz="0" w:space="0" w:color="auto"/>
      </w:divBdr>
    </w:div>
    <w:div w:id="1455708812">
      <w:bodyDiv w:val="1"/>
      <w:marLeft w:val="0"/>
      <w:marRight w:val="0"/>
      <w:marTop w:val="0"/>
      <w:marBottom w:val="0"/>
      <w:divBdr>
        <w:top w:val="none" w:sz="0" w:space="0" w:color="auto"/>
        <w:left w:val="none" w:sz="0" w:space="0" w:color="auto"/>
        <w:bottom w:val="none" w:sz="0" w:space="0" w:color="auto"/>
        <w:right w:val="none" w:sz="0" w:space="0" w:color="auto"/>
      </w:divBdr>
    </w:div>
    <w:div w:id="1514874299">
      <w:bodyDiv w:val="1"/>
      <w:marLeft w:val="0"/>
      <w:marRight w:val="0"/>
      <w:marTop w:val="0"/>
      <w:marBottom w:val="0"/>
      <w:divBdr>
        <w:top w:val="none" w:sz="0" w:space="0" w:color="auto"/>
        <w:left w:val="none" w:sz="0" w:space="0" w:color="auto"/>
        <w:bottom w:val="none" w:sz="0" w:space="0" w:color="auto"/>
        <w:right w:val="none" w:sz="0" w:space="0" w:color="auto"/>
      </w:divBdr>
    </w:div>
    <w:div w:id="1534418574">
      <w:bodyDiv w:val="1"/>
      <w:marLeft w:val="0"/>
      <w:marRight w:val="0"/>
      <w:marTop w:val="0"/>
      <w:marBottom w:val="0"/>
      <w:divBdr>
        <w:top w:val="none" w:sz="0" w:space="0" w:color="auto"/>
        <w:left w:val="none" w:sz="0" w:space="0" w:color="auto"/>
        <w:bottom w:val="none" w:sz="0" w:space="0" w:color="auto"/>
        <w:right w:val="none" w:sz="0" w:space="0" w:color="auto"/>
      </w:divBdr>
    </w:div>
    <w:div w:id="1552768127">
      <w:bodyDiv w:val="1"/>
      <w:marLeft w:val="0"/>
      <w:marRight w:val="0"/>
      <w:marTop w:val="0"/>
      <w:marBottom w:val="0"/>
      <w:divBdr>
        <w:top w:val="none" w:sz="0" w:space="0" w:color="auto"/>
        <w:left w:val="none" w:sz="0" w:space="0" w:color="auto"/>
        <w:bottom w:val="none" w:sz="0" w:space="0" w:color="auto"/>
        <w:right w:val="none" w:sz="0" w:space="0" w:color="auto"/>
      </w:divBdr>
    </w:div>
    <w:div w:id="1561474912">
      <w:bodyDiv w:val="1"/>
      <w:marLeft w:val="0"/>
      <w:marRight w:val="0"/>
      <w:marTop w:val="0"/>
      <w:marBottom w:val="0"/>
      <w:divBdr>
        <w:top w:val="none" w:sz="0" w:space="0" w:color="auto"/>
        <w:left w:val="none" w:sz="0" w:space="0" w:color="auto"/>
        <w:bottom w:val="none" w:sz="0" w:space="0" w:color="auto"/>
        <w:right w:val="none" w:sz="0" w:space="0" w:color="auto"/>
      </w:divBdr>
      <w:divsChild>
        <w:div w:id="78408907">
          <w:marLeft w:val="0"/>
          <w:marRight w:val="0"/>
          <w:marTop w:val="0"/>
          <w:marBottom w:val="0"/>
          <w:divBdr>
            <w:top w:val="none" w:sz="0" w:space="0" w:color="auto"/>
            <w:left w:val="none" w:sz="0" w:space="0" w:color="auto"/>
            <w:bottom w:val="none" w:sz="0" w:space="0" w:color="auto"/>
            <w:right w:val="none" w:sz="0" w:space="0" w:color="auto"/>
          </w:divBdr>
        </w:div>
      </w:divsChild>
    </w:div>
    <w:div w:id="1620792765">
      <w:bodyDiv w:val="1"/>
      <w:marLeft w:val="0"/>
      <w:marRight w:val="0"/>
      <w:marTop w:val="0"/>
      <w:marBottom w:val="0"/>
      <w:divBdr>
        <w:top w:val="none" w:sz="0" w:space="0" w:color="auto"/>
        <w:left w:val="none" w:sz="0" w:space="0" w:color="auto"/>
        <w:bottom w:val="none" w:sz="0" w:space="0" w:color="auto"/>
        <w:right w:val="none" w:sz="0" w:space="0" w:color="auto"/>
      </w:divBdr>
    </w:div>
    <w:div w:id="1635133541">
      <w:bodyDiv w:val="1"/>
      <w:marLeft w:val="0"/>
      <w:marRight w:val="0"/>
      <w:marTop w:val="0"/>
      <w:marBottom w:val="0"/>
      <w:divBdr>
        <w:top w:val="none" w:sz="0" w:space="0" w:color="auto"/>
        <w:left w:val="none" w:sz="0" w:space="0" w:color="auto"/>
        <w:bottom w:val="none" w:sz="0" w:space="0" w:color="auto"/>
        <w:right w:val="none" w:sz="0" w:space="0" w:color="auto"/>
      </w:divBdr>
      <w:divsChild>
        <w:div w:id="429199960">
          <w:marLeft w:val="0"/>
          <w:marRight w:val="0"/>
          <w:marTop w:val="0"/>
          <w:marBottom w:val="0"/>
          <w:divBdr>
            <w:top w:val="none" w:sz="0" w:space="0" w:color="auto"/>
            <w:left w:val="none" w:sz="0" w:space="0" w:color="auto"/>
            <w:bottom w:val="none" w:sz="0" w:space="0" w:color="auto"/>
            <w:right w:val="none" w:sz="0" w:space="0" w:color="auto"/>
          </w:divBdr>
          <w:divsChild>
            <w:div w:id="5395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2620">
      <w:bodyDiv w:val="1"/>
      <w:marLeft w:val="0"/>
      <w:marRight w:val="0"/>
      <w:marTop w:val="0"/>
      <w:marBottom w:val="0"/>
      <w:divBdr>
        <w:top w:val="none" w:sz="0" w:space="0" w:color="auto"/>
        <w:left w:val="none" w:sz="0" w:space="0" w:color="auto"/>
        <w:bottom w:val="none" w:sz="0" w:space="0" w:color="auto"/>
        <w:right w:val="none" w:sz="0" w:space="0" w:color="auto"/>
      </w:divBdr>
    </w:div>
    <w:div w:id="1666132867">
      <w:bodyDiv w:val="1"/>
      <w:marLeft w:val="0"/>
      <w:marRight w:val="0"/>
      <w:marTop w:val="0"/>
      <w:marBottom w:val="0"/>
      <w:divBdr>
        <w:top w:val="none" w:sz="0" w:space="0" w:color="auto"/>
        <w:left w:val="none" w:sz="0" w:space="0" w:color="auto"/>
        <w:bottom w:val="none" w:sz="0" w:space="0" w:color="auto"/>
        <w:right w:val="none" w:sz="0" w:space="0" w:color="auto"/>
      </w:divBdr>
    </w:div>
    <w:div w:id="1760053252">
      <w:bodyDiv w:val="1"/>
      <w:marLeft w:val="0"/>
      <w:marRight w:val="0"/>
      <w:marTop w:val="0"/>
      <w:marBottom w:val="0"/>
      <w:divBdr>
        <w:top w:val="none" w:sz="0" w:space="0" w:color="auto"/>
        <w:left w:val="none" w:sz="0" w:space="0" w:color="auto"/>
        <w:bottom w:val="none" w:sz="0" w:space="0" w:color="auto"/>
        <w:right w:val="none" w:sz="0" w:space="0" w:color="auto"/>
      </w:divBdr>
    </w:div>
    <w:div w:id="1814172118">
      <w:bodyDiv w:val="1"/>
      <w:marLeft w:val="0"/>
      <w:marRight w:val="0"/>
      <w:marTop w:val="0"/>
      <w:marBottom w:val="0"/>
      <w:divBdr>
        <w:top w:val="none" w:sz="0" w:space="0" w:color="auto"/>
        <w:left w:val="none" w:sz="0" w:space="0" w:color="auto"/>
        <w:bottom w:val="none" w:sz="0" w:space="0" w:color="auto"/>
        <w:right w:val="none" w:sz="0" w:space="0" w:color="auto"/>
      </w:divBdr>
    </w:div>
    <w:div w:id="1814786682">
      <w:bodyDiv w:val="1"/>
      <w:marLeft w:val="0"/>
      <w:marRight w:val="0"/>
      <w:marTop w:val="0"/>
      <w:marBottom w:val="0"/>
      <w:divBdr>
        <w:top w:val="none" w:sz="0" w:space="0" w:color="auto"/>
        <w:left w:val="none" w:sz="0" w:space="0" w:color="auto"/>
        <w:bottom w:val="none" w:sz="0" w:space="0" w:color="auto"/>
        <w:right w:val="none" w:sz="0" w:space="0" w:color="auto"/>
      </w:divBdr>
    </w:div>
    <w:div w:id="1817339057">
      <w:bodyDiv w:val="1"/>
      <w:marLeft w:val="0"/>
      <w:marRight w:val="0"/>
      <w:marTop w:val="0"/>
      <w:marBottom w:val="0"/>
      <w:divBdr>
        <w:top w:val="none" w:sz="0" w:space="0" w:color="auto"/>
        <w:left w:val="none" w:sz="0" w:space="0" w:color="auto"/>
        <w:bottom w:val="none" w:sz="0" w:space="0" w:color="auto"/>
        <w:right w:val="none" w:sz="0" w:space="0" w:color="auto"/>
      </w:divBdr>
    </w:div>
    <w:div w:id="1987315567">
      <w:bodyDiv w:val="1"/>
      <w:marLeft w:val="0"/>
      <w:marRight w:val="0"/>
      <w:marTop w:val="0"/>
      <w:marBottom w:val="0"/>
      <w:divBdr>
        <w:top w:val="none" w:sz="0" w:space="0" w:color="auto"/>
        <w:left w:val="none" w:sz="0" w:space="0" w:color="auto"/>
        <w:bottom w:val="none" w:sz="0" w:space="0" w:color="auto"/>
        <w:right w:val="none" w:sz="0" w:space="0" w:color="auto"/>
      </w:divBdr>
    </w:div>
    <w:div w:id="2014529288">
      <w:bodyDiv w:val="1"/>
      <w:marLeft w:val="0"/>
      <w:marRight w:val="0"/>
      <w:marTop w:val="0"/>
      <w:marBottom w:val="0"/>
      <w:divBdr>
        <w:top w:val="none" w:sz="0" w:space="0" w:color="auto"/>
        <w:left w:val="none" w:sz="0" w:space="0" w:color="auto"/>
        <w:bottom w:val="none" w:sz="0" w:space="0" w:color="auto"/>
        <w:right w:val="none" w:sz="0" w:space="0" w:color="auto"/>
      </w:divBdr>
    </w:div>
    <w:div w:id="205287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4586B-CBEB-4A46-86A5-F390112F9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9825</Words>
  <Characters>56003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Naroju Divya</dc:creator>
  <cp:keywords/>
  <dc:description/>
  <cp:lastModifiedBy>Miryala Akshitha</cp:lastModifiedBy>
  <cp:revision>2</cp:revision>
  <cp:lastPrinted>2025-06-18T16:56:00Z</cp:lastPrinted>
  <dcterms:created xsi:type="dcterms:W3CDTF">2026-04-09T15:00:00Z</dcterms:created>
  <dcterms:modified xsi:type="dcterms:W3CDTF">2026-04-09T15:00:00Z</dcterms:modified>
</cp:coreProperties>
</file>